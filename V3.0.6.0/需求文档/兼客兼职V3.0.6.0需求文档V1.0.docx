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宋体" w:hAnsi="宋体" w:cs="宋体"/>
          <w:sz w:val="32"/>
          <w:szCs w:val="32"/>
        </w:rPr>
      </w:pPr>
    </w:p>
    <w:p>
      <w:pPr>
        <w:rPr>
          <w:rFonts w:ascii="宋体" w:hAnsi="宋体" w:cs="宋体"/>
          <w:sz w:val="32"/>
          <w:szCs w:val="32"/>
        </w:rPr>
      </w:pPr>
    </w:p>
    <w:p>
      <w:pPr>
        <w:rPr>
          <w:rFonts w:ascii="宋体" w:hAnsi="宋体" w:cs="宋体"/>
          <w:sz w:val="32"/>
          <w:szCs w:val="32"/>
        </w:rPr>
      </w:pPr>
    </w:p>
    <w:p>
      <w:pPr>
        <w:rPr>
          <w:rFonts w:ascii="宋体" w:hAnsi="宋体" w:cs="宋体"/>
          <w:sz w:val="32"/>
          <w:szCs w:val="32"/>
        </w:rPr>
      </w:pPr>
    </w:p>
    <w:p>
      <w:pPr>
        <w:rPr>
          <w:rFonts w:ascii="宋体" w:hAnsi="宋体" w:cs="宋体"/>
          <w:sz w:val="32"/>
          <w:szCs w:val="32"/>
        </w:rPr>
      </w:pPr>
    </w:p>
    <w:p>
      <w:pPr>
        <w:jc w:val="center"/>
        <w:rPr>
          <w:rFonts w:cs="宋体"/>
          <w:sz w:val="48"/>
          <w:szCs w:val="48"/>
          <w:lang w:val="en-US"/>
        </w:rPr>
      </w:pPr>
      <w:r>
        <w:rPr>
          <w:rFonts w:hint="eastAsia" w:cs="宋体"/>
          <w:sz w:val="48"/>
          <w:szCs w:val="48"/>
        </w:rPr>
        <w:t>兼客兼职V3.0.6需求文档V1.</w:t>
      </w:r>
      <w:del w:id="0" w:author="Administrator" w:date="2016-08-29T15:01:34Z">
        <w:r>
          <w:rPr>
            <w:rFonts w:hint="eastAsia" w:cs="宋体"/>
            <w:sz w:val="48"/>
            <w:szCs w:val="48"/>
            <w:lang w:val="en-US" w:eastAsia="zh-CN"/>
          </w:rPr>
          <w:delText>5</w:delText>
        </w:r>
      </w:del>
      <w:ins w:id="1" w:author="Administrator" w:date="2016-08-29T15:01:34Z">
        <w:r>
          <w:rPr>
            <w:rFonts w:hint="eastAsia" w:cs="宋体"/>
            <w:sz w:val="48"/>
            <w:szCs w:val="48"/>
            <w:lang w:val="en-US" w:eastAsia="zh-CN"/>
          </w:rPr>
          <w:t>6</w:t>
        </w:r>
      </w:ins>
    </w:p>
    <w:p>
      <w:pPr>
        <w:pStyle w:val="17"/>
        <w:widowControl/>
        <w:jc w:val="center"/>
        <w:outlineLvl w:val="9"/>
        <w:rPr>
          <w:rFonts w:ascii="方正仿宋简体" w:hAnsi="方正仿宋简体" w:eastAsia="方正仿宋简体" w:cs="方正仿宋简体"/>
          <w:szCs w:val="21"/>
        </w:rPr>
      </w:pPr>
      <w:bookmarkStart w:id="0" w:name="_Toc4423"/>
      <w:bookmarkStart w:id="1" w:name="_Toc30906"/>
      <w:bookmarkStart w:id="2" w:name="_Toc21210"/>
      <w:bookmarkStart w:id="3" w:name="_Toc17800"/>
      <w:r>
        <w:rPr>
          <w:rFonts w:hint="eastAsia" w:ascii="方正仿宋简体" w:hAnsi="方正仿宋简体" w:eastAsia="方正仿宋简体" w:cs="方正仿宋简体"/>
          <w:szCs w:val="21"/>
        </w:rPr>
        <w:t>修订记录</w:t>
      </w:r>
      <w:bookmarkEnd w:id="0"/>
      <w:bookmarkEnd w:id="1"/>
      <w:bookmarkEnd w:id="2"/>
      <w:bookmarkEnd w:id="3"/>
    </w:p>
    <w:tbl>
      <w:tblPr>
        <w:tblStyle w:val="27"/>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1209"/>
        <w:gridCol w:w="1190"/>
        <w:gridCol w:w="929"/>
        <w:gridCol w:w="3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9"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文件状态</w:t>
            </w:r>
          </w:p>
        </w:tc>
        <w:tc>
          <w:tcPr>
            <w:tcW w:w="1209"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文档版本号</w:t>
            </w:r>
          </w:p>
        </w:tc>
        <w:tc>
          <w:tcPr>
            <w:tcW w:w="1190"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修订日期</w:t>
            </w:r>
          </w:p>
        </w:tc>
        <w:tc>
          <w:tcPr>
            <w:tcW w:w="929"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修订人</w:t>
            </w:r>
          </w:p>
        </w:tc>
        <w:tc>
          <w:tcPr>
            <w:tcW w:w="3982" w:type="dxa"/>
            <w:tcBorders>
              <w:top w:val="single" w:color="auto" w:sz="4" w:space="0"/>
              <w:left w:val="single" w:color="auto" w:sz="4" w:space="0"/>
              <w:bottom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9" w:type="dxa"/>
            <w:tcBorders>
              <w:top w:val="single" w:color="auto" w:sz="4" w:space="0"/>
              <w:left w:val="single" w:color="auto" w:sz="4" w:space="0"/>
              <w:bottom w:val="single" w:color="auto" w:sz="4" w:space="0"/>
              <w:right w:val="single" w:color="auto" w:sz="4" w:space="0"/>
            </w:tcBorders>
          </w:tcPr>
          <w:p>
            <w:pPr>
              <w:jc w:val="left"/>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  ]草稿</w:t>
            </w:r>
          </w:p>
          <w:p>
            <w:pPr>
              <w:jc w:val="left"/>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 xml:space="preserve">[ </w:t>
            </w:r>
            <w:r>
              <w:rPr>
                <w:rFonts w:ascii="Arial" w:hAnsi="Arial" w:eastAsia="方正仿宋简体" w:cs="Arial"/>
                <w:sz w:val="15"/>
                <w:szCs w:val="15"/>
              </w:rPr>
              <w:t>√</w:t>
            </w:r>
            <w:r>
              <w:rPr>
                <w:rFonts w:hint="eastAsia" w:ascii="方正仿宋简体" w:hAnsi="方正仿宋简体" w:eastAsia="方正仿宋简体" w:cs="方正仿宋简体"/>
                <w:sz w:val="15"/>
                <w:szCs w:val="15"/>
              </w:rPr>
              <w:t xml:space="preserve"> ]正式发布</w:t>
            </w:r>
          </w:p>
          <w:p>
            <w:pPr>
              <w:jc w:val="left"/>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  ]正在修改</w:t>
            </w:r>
          </w:p>
        </w:tc>
        <w:tc>
          <w:tcPr>
            <w:tcW w:w="1209"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V1.0</w:t>
            </w:r>
          </w:p>
        </w:tc>
        <w:tc>
          <w:tcPr>
            <w:tcW w:w="1190"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2016-08-18</w:t>
            </w:r>
          </w:p>
        </w:tc>
        <w:tc>
          <w:tcPr>
            <w:tcW w:w="929" w:type="dxa"/>
            <w:tcBorders>
              <w:top w:val="single" w:color="auto" w:sz="4" w:space="0"/>
              <w:left w:val="single" w:color="auto" w:sz="4" w:space="0"/>
              <w:bottom w:val="single" w:color="auto" w:sz="4" w:space="0"/>
              <w:right w:val="single" w:color="auto" w:sz="4" w:space="0"/>
            </w:tcBorders>
          </w:tcPr>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留敬读</w:t>
            </w:r>
          </w:p>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陈小龙</w:t>
            </w:r>
          </w:p>
          <w:p>
            <w:pPr>
              <w:jc w:val="center"/>
              <w:rPr>
                <w:rFonts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吴彬</w:t>
            </w:r>
          </w:p>
        </w:tc>
        <w:tc>
          <w:tcPr>
            <w:tcW w:w="3982" w:type="dxa"/>
            <w:tcBorders>
              <w:top w:val="single" w:color="auto" w:sz="4" w:space="0"/>
              <w:left w:val="single" w:color="auto" w:sz="4" w:space="0"/>
              <w:bottom w:val="single" w:color="auto" w:sz="4" w:space="0"/>
            </w:tcBorders>
          </w:tcPr>
          <w:p>
            <w:pPr>
              <w:jc w:val="center"/>
              <w:rPr>
                <w:rFonts w:ascii="方正仿宋简体" w:hAnsi="方正仿宋简体" w:eastAsia="方正仿宋简体" w:cs="方正仿宋简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 w:author="Administrator" w:date="2016-08-19T17:01:00Z"/>
        </w:trPr>
        <w:tc>
          <w:tcPr>
            <w:tcW w:w="1209" w:type="dxa"/>
            <w:tcBorders>
              <w:top w:val="single" w:color="auto" w:sz="4" w:space="0"/>
              <w:left w:val="single" w:color="auto" w:sz="4" w:space="0"/>
              <w:bottom w:val="single" w:color="auto" w:sz="4" w:space="0"/>
              <w:right w:val="single" w:color="auto" w:sz="4" w:space="0"/>
            </w:tcBorders>
          </w:tcPr>
          <w:p>
            <w:pPr>
              <w:jc w:val="left"/>
              <w:rPr>
                <w:ins w:id="3" w:author="Administrator" w:date="2016-08-19T17:01:00Z"/>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ins w:id="4" w:author="Administrator" w:date="2016-08-19T17:01:00Z"/>
                <w:rFonts w:ascii="方正仿宋简体" w:hAnsi="方正仿宋简体" w:eastAsia="方正仿宋简体" w:cs="方正仿宋简体"/>
                <w:sz w:val="15"/>
                <w:szCs w:val="15"/>
              </w:rPr>
            </w:pPr>
            <w:ins w:id="5" w:author="Administrator" w:date="2016-08-19T17:01:00Z">
              <w:r>
                <w:rPr>
                  <w:rFonts w:hint="eastAsia" w:ascii="方正仿宋简体" w:hAnsi="方正仿宋简体" w:eastAsia="方正仿宋简体" w:cs="方正仿宋简体"/>
                  <w:sz w:val="15"/>
                  <w:szCs w:val="15"/>
                </w:rPr>
                <w:t>V1.1</w:t>
              </w:r>
            </w:ins>
          </w:p>
        </w:tc>
        <w:tc>
          <w:tcPr>
            <w:tcW w:w="1190" w:type="dxa"/>
            <w:tcBorders>
              <w:top w:val="single" w:color="auto" w:sz="4" w:space="0"/>
              <w:left w:val="single" w:color="auto" w:sz="4" w:space="0"/>
              <w:bottom w:val="single" w:color="auto" w:sz="4" w:space="0"/>
              <w:right w:val="single" w:color="auto" w:sz="4" w:space="0"/>
            </w:tcBorders>
          </w:tcPr>
          <w:p>
            <w:pPr>
              <w:jc w:val="center"/>
              <w:rPr>
                <w:ins w:id="6" w:author="Administrator" w:date="2016-08-19T17:01:00Z"/>
                <w:rFonts w:ascii="方正仿宋简体" w:hAnsi="方正仿宋简体" w:eastAsia="方正仿宋简体" w:cs="方正仿宋简体"/>
                <w:sz w:val="15"/>
                <w:szCs w:val="15"/>
              </w:rPr>
            </w:pPr>
            <w:ins w:id="7" w:author="Administrator" w:date="2016-08-19T17:01:00Z">
              <w:r>
                <w:rPr>
                  <w:rFonts w:hint="eastAsia" w:ascii="方正仿宋简体" w:hAnsi="方正仿宋简体" w:eastAsia="方正仿宋简体" w:cs="方正仿宋简体"/>
                  <w:sz w:val="15"/>
                  <w:szCs w:val="15"/>
                </w:rPr>
                <w:t>2016-08-19</w:t>
              </w:r>
            </w:ins>
          </w:p>
        </w:tc>
        <w:tc>
          <w:tcPr>
            <w:tcW w:w="929" w:type="dxa"/>
            <w:tcBorders>
              <w:top w:val="single" w:color="auto" w:sz="4" w:space="0"/>
              <w:left w:val="single" w:color="auto" w:sz="4" w:space="0"/>
              <w:bottom w:val="single" w:color="auto" w:sz="4" w:space="0"/>
              <w:right w:val="single" w:color="auto" w:sz="4" w:space="0"/>
            </w:tcBorders>
          </w:tcPr>
          <w:p>
            <w:pPr>
              <w:jc w:val="center"/>
              <w:rPr>
                <w:ins w:id="8" w:author="Administrator" w:date="2016-08-19T17:01:00Z"/>
                <w:rFonts w:ascii="方正仿宋简体" w:hAnsi="方正仿宋简体" w:eastAsia="方正仿宋简体" w:cs="方正仿宋简体"/>
                <w:sz w:val="15"/>
                <w:szCs w:val="15"/>
              </w:rPr>
            </w:pPr>
            <w:ins w:id="9" w:author="Administrator" w:date="2016-08-19T17:01:00Z">
              <w:r>
                <w:rPr>
                  <w:rFonts w:hint="eastAsia" w:ascii="方正仿宋简体" w:hAnsi="方正仿宋简体" w:eastAsia="方正仿宋简体" w:cs="方正仿宋简体"/>
                  <w:sz w:val="15"/>
                  <w:szCs w:val="15"/>
                </w:rPr>
                <w:t>留敬读</w:t>
              </w:r>
            </w:ins>
          </w:p>
        </w:tc>
        <w:tc>
          <w:tcPr>
            <w:tcW w:w="3982" w:type="dxa"/>
            <w:tcBorders>
              <w:top w:val="single" w:color="auto" w:sz="4" w:space="0"/>
              <w:left w:val="single" w:color="auto" w:sz="4" w:space="0"/>
              <w:bottom w:val="single" w:color="auto" w:sz="4" w:space="0"/>
            </w:tcBorders>
          </w:tcPr>
          <w:p>
            <w:pPr>
              <w:jc w:val="center"/>
              <w:rPr>
                <w:ins w:id="10" w:author="Administrator" w:date="2016-08-19T17:01:00Z"/>
                <w:rFonts w:ascii="方正仿宋简体" w:hAnsi="方正仿宋简体" w:eastAsia="方正仿宋简体" w:cs="方正仿宋简体"/>
                <w:sz w:val="15"/>
                <w:szCs w:val="15"/>
              </w:rPr>
            </w:pPr>
            <w:ins w:id="11" w:author="Administrator" w:date="2016-08-19T17:01:00Z">
              <w:r>
                <w:rPr>
                  <w:rFonts w:hint="eastAsia" w:ascii="方正仿宋简体" w:hAnsi="方正仿宋简体" w:eastAsia="方正仿宋简体" w:cs="方正仿宋简体"/>
                  <w:sz w:val="15"/>
                  <w:szCs w:val="15"/>
                </w:rPr>
                <w:t>添加完工操作提醒</w:t>
              </w:r>
            </w:ins>
            <w:ins w:id="12" w:author="Administrator" w:date="2016-08-19T17:02:00Z">
              <w:r>
                <w:rPr>
                  <w:rFonts w:hint="eastAsia" w:ascii="方正仿宋简体" w:hAnsi="方正仿宋简体" w:eastAsia="方正仿宋简体" w:cs="方正仿宋简体"/>
                  <w:sz w:val="15"/>
                  <w:szCs w:val="15"/>
                </w:rPr>
                <w:t>推送规则以及推送时间</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3" w:author="Administrator" w:date="2016-08-22T11:03:00Z"/>
        </w:trPr>
        <w:tc>
          <w:tcPr>
            <w:tcW w:w="1209" w:type="dxa"/>
            <w:tcBorders>
              <w:top w:val="single" w:color="auto" w:sz="4" w:space="0"/>
              <w:left w:val="single" w:color="auto" w:sz="4" w:space="0"/>
              <w:bottom w:val="single" w:color="auto" w:sz="4" w:space="0"/>
              <w:right w:val="single" w:color="auto" w:sz="4" w:space="0"/>
            </w:tcBorders>
          </w:tcPr>
          <w:p>
            <w:pPr>
              <w:jc w:val="left"/>
              <w:rPr>
                <w:ins w:id="14" w:author="Administrator" w:date="2016-08-22T11:03:00Z"/>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ins w:id="15" w:author="Administrator" w:date="2016-08-22T11:03:00Z"/>
                <w:rFonts w:ascii="方正仿宋简体" w:hAnsi="方正仿宋简体" w:eastAsia="方正仿宋简体" w:cs="方正仿宋简体"/>
                <w:sz w:val="15"/>
                <w:szCs w:val="15"/>
              </w:rPr>
            </w:pPr>
            <w:ins w:id="16" w:author="Administrator" w:date="2016-08-22T11:03:00Z">
              <w:r>
                <w:rPr>
                  <w:rFonts w:hint="eastAsia" w:ascii="方正仿宋简体" w:hAnsi="方正仿宋简体" w:eastAsia="方正仿宋简体" w:cs="方正仿宋简体"/>
                  <w:sz w:val="15"/>
                  <w:szCs w:val="15"/>
                </w:rPr>
                <w:t>V1.2</w:t>
              </w:r>
            </w:ins>
          </w:p>
        </w:tc>
        <w:tc>
          <w:tcPr>
            <w:tcW w:w="1190" w:type="dxa"/>
            <w:tcBorders>
              <w:top w:val="single" w:color="auto" w:sz="4" w:space="0"/>
              <w:left w:val="single" w:color="auto" w:sz="4" w:space="0"/>
              <w:bottom w:val="single" w:color="auto" w:sz="4" w:space="0"/>
              <w:right w:val="single" w:color="auto" w:sz="4" w:space="0"/>
            </w:tcBorders>
          </w:tcPr>
          <w:p>
            <w:pPr>
              <w:jc w:val="center"/>
              <w:rPr>
                <w:ins w:id="17" w:author="Administrator" w:date="2016-08-22T11:03:00Z"/>
                <w:rFonts w:ascii="方正仿宋简体" w:hAnsi="方正仿宋简体" w:eastAsia="方正仿宋简体" w:cs="方正仿宋简体"/>
                <w:sz w:val="15"/>
                <w:szCs w:val="15"/>
              </w:rPr>
            </w:pPr>
            <w:ins w:id="18" w:author="Administrator" w:date="2016-08-22T11:03:00Z">
              <w:r>
                <w:rPr>
                  <w:rFonts w:hint="eastAsia" w:ascii="方正仿宋简体" w:hAnsi="方正仿宋简体" w:eastAsia="方正仿宋简体" w:cs="方正仿宋简体"/>
                  <w:sz w:val="15"/>
                  <w:szCs w:val="15"/>
                </w:rPr>
                <w:t>2016-08-22</w:t>
              </w:r>
            </w:ins>
          </w:p>
        </w:tc>
        <w:tc>
          <w:tcPr>
            <w:tcW w:w="929" w:type="dxa"/>
            <w:tcBorders>
              <w:top w:val="single" w:color="auto" w:sz="4" w:space="0"/>
              <w:left w:val="single" w:color="auto" w:sz="4" w:space="0"/>
              <w:bottom w:val="single" w:color="auto" w:sz="4" w:space="0"/>
              <w:right w:val="single" w:color="auto" w:sz="4" w:space="0"/>
            </w:tcBorders>
          </w:tcPr>
          <w:p>
            <w:pPr>
              <w:jc w:val="center"/>
              <w:rPr>
                <w:ins w:id="19" w:author="Administrator" w:date="2016-08-22T11:03:00Z"/>
                <w:rFonts w:ascii="方正仿宋简体" w:hAnsi="方正仿宋简体" w:eastAsia="方正仿宋简体" w:cs="方正仿宋简体"/>
                <w:sz w:val="15"/>
                <w:szCs w:val="15"/>
              </w:rPr>
            </w:pPr>
            <w:ins w:id="20" w:author="Administrator" w:date="2016-08-22T11:03:00Z">
              <w:r>
                <w:rPr>
                  <w:rFonts w:hint="eastAsia" w:ascii="方正仿宋简体" w:hAnsi="方正仿宋简体" w:eastAsia="方正仿宋简体" w:cs="方正仿宋简体"/>
                  <w:sz w:val="15"/>
                  <w:szCs w:val="15"/>
                </w:rPr>
                <w:t>留敬读</w:t>
              </w:r>
            </w:ins>
          </w:p>
        </w:tc>
        <w:tc>
          <w:tcPr>
            <w:tcW w:w="3982" w:type="dxa"/>
            <w:tcBorders>
              <w:top w:val="single" w:color="auto" w:sz="4" w:space="0"/>
              <w:left w:val="single" w:color="auto" w:sz="4" w:space="0"/>
              <w:bottom w:val="single" w:color="auto" w:sz="4" w:space="0"/>
            </w:tcBorders>
          </w:tcPr>
          <w:p>
            <w:pPr>
              <w:jc w:val="left"/>
              <w:rPr>
                <w:ins w:id="21" w:author="Administrator" w:date="2016-08-22T18:23:00Z"/>
                <w:rFonts w:ascii="方正仿宋简体" w:hAnsi="方正仿宋简体" w:eastAsia="方正仿宋简体" w:cs="方正仿宋简体"/>
                <w:sz w:val="15"/>
                <w:szCs w:val="15"/>
              </w:rPr>
            </w:pPr>
            <w:ins w:id="22" w:author="Administrator" w:date="2016-08-22T11:04:00Z">
              <w:r>
                <w:rPr>
                  <w:rFonts w:hint="eastAsia" w:ascii="方正仿宋简体" w:hAnsi="方正仿宋简体" w:eastAsia="方正仿宋简体" w:cs="方正仿宋简体"/>
                  <w:sz w:val="15"/>
                  <w:szCs w:val="15"/>
                </w:rPr>
                <w:t>岗位详情报名按钮变化新增已报满状态和优先级显示说明</w:t>
              </w:r>
            </w:ins>
            <w:ins w:id="23" w:author="Administrator" w:date="2016-08-22T18:23:00Z">
              <w:r>
                <w:rPr>
                  <w:rFonts w:hint="eastAsia" w:ascii="方正仿宋简体" w:hAnsi="方正仿宋简体" w:eastAsia="方正仿宋简体" w:cs="方正仿宋简体"/>
                  <w:sz w:val="15"/>
                  <w:szCs w:val="15"/>
                </w:rPr>
                <w:t>；</w:t>
              </w:r>
            </w:ins>
          </w:p>
          <w:p>
            <w:pPr>
              <w:rPr>
                <w:ins w:id="24" w:author="Administrator" w:date="2016-08-22T11:03:00Z"/>
                <w:rFonts w:ascii="方正仿宋简体" w:hAnsi="方正仿宋简体" w:eastAsia="方正仿宋简体" w:cs="方正仿宋简体"/>
                <w:sz w:val="15"/>
                <w:szCs w:val="15"/>
              </w:rPr>
            </w:pPr>
            <w:ins w:id="25" w:author="Administrator" w:date="2016-08-22T18:24:00Z">
              <w:r>
                <w:rPr>
                  <w:rFonts w:hint="eastAsia" w:ascii="方正仿宋简体" w:hAnsi="方正仿宋简体" w:eastAsia="方正仿宋简体" w:cs="方正仿宋简体"/>
                  <w:sz w:val="15"/>
                  <w:szCs w:val="15"/>
                </w:rPr>
                <w:t>人脉王分享判断是否登录，修改之前人脉王推送IM文案；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6" w:author="Administrator" w:date="2016-08-23T11:13:00Z"/>
        </w:trPr>
        <w:tc>
          <w:tcPr>
            <w:tcW w:w="1209" w:type="dxa"/>
            <w:tcBorders>
              <w:top w:val="single" w:color="auto" w:sz="4" w:space="0"/>
              <w:left w:val="single" w:color="auto" w:sz="4" w:space="0"/>
              <w:bottom w:val="single" w:color="auto" w:sz="4" w:space="0"/>
              <w:right w:val="single" w:color="auto" w:sz="4" w:space="0"/>
            </w:tcBorders>
          </w:tcPr>
          <w:p>
            <w:pPr>
              <w:jc w:val="left"/>
              <w:rPr>
                <w:ins w:id="27" w:author="Administrator" w:date="2016-08-23T11:13:00Z"/>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ins w:id="28" w:author="Administrator" w:date="2016-08-23T11:13:00Z"/>
                <w:rFonts w:ascii="方正仿宋简体" w:hAnsi="方正仿宋简体" w:eastAsia="方正仿宋简体" w:cs="方正仿宋简体"/>
                <w:sz w:val="15"/>
                <w:szCs w:val="15"/>
              </w:rPr>
            </w:pPr>
            <w:ins w:id="29" w:author="Administrator" w:date="2016-08-23T11:13:00Z">
              <w:r>
                <w:rPr>
                  <w:rFonts w:hint="eastAsia" w:ascii="方正仿宋简体" w:hAnsi="方正仿宋简体" w:eastAsia="方正仿宋简体" w:cs="方正仿宋简体"/>
                  <w:sz w:val="15"/>
                  <w:szCs w:val="15"/>
                </w:rPr>
                <w:t>V1.3</w:t>
              </w:r>
            </w:ins>
          </w:p>
        </w:tc>
        <w:tc>
          <w:tcPr>
            <w:tcW w:w="1190" w:type="dxa"/>
            <w:tcBorders>
              <w:top w:val="single" w:color="auto" w:sz="4" w:space="0"/>
              <w:left w:val="single" w:color="auto" w:sz="4" w:space="0"/>
              <w:bottom w:val="single" w:color="auto" w:sz="4" w:space="0"/>
              <w:right w:val="single" w:color="auto" w:sz="4" w:space="0"/>
            </w:tcBorders>
          </w:tcPr>
          <w:p>
            <w:pPr>
              <w:jc w:val="center"/>
              <w:rPr>
                <w:ins w:id="30" w:author="Administrator" w:date="2016-08-23T11:13:00Z"/>
                <w:rFonts w:ascii="方正仿宋简体" w:hAnsi="方正仿宋简体" w:eastAsia="方正仿宋简体" w:cs="方正仿宋简体"/>
                <w:sz w:val="15"/>
                <w:szCs w:val="15"/>
              </w:rPr>
            </w:pPr>
            <w:ins w:id="31" w:author="Administrator" w:date="2016-08-23T11:13:00Z">
              <w:r>
                <w:rPr>
                  <w:rFonts w:hint="eastAsia" w:ascii="方正仿宋简体" w:hAnsi="方正仿宋简体" w:eastAsia="方正仿宋简体" w:cs="方正仿宋简体"/>
                  <w:sz w:val="15"/>
                  <w:szCs w:val="15"/>
                </w:rPr>
                <w:t>2016-08-23</w:t>
              </w:r>
            </w:ins>
          </w:p>
        </w:tc>
        <w:tc>
          <w:tcPr>
            <w:tcW w:w="929" w:type="dxa"/>
            <w:tcBorders>
              <w:top w:val="single" w:color="auto" w:sz="4" w:space="0"/>
              <w:left w:val="single" w:color="auto" w:sz="4" w:space="0"/>
              <w:bottom w:val="single" w:color="auto" w:sz="4" w:space="0"/>
              <w:right w:val="single" w:color="auto" w:sz="4" w:space="0"/>
            </w:tcBorders>
          </w:tcPr>
          <w:p>
            <w:pPr>
              <w:jc w:val="center"/>
              <w:rPr>
                <w:ins w:id="32" w:author="Administrator" w:date="2016-08-23T11:13:00Z"/>
                <w:rFonts w:ascii="方正仿宋简体" w:hAnsi="方正仿宋简体" w:eastAsia="方正仿宋简体" w:cs="方正仿宋简体"/>
                <w:sz w:val="15"/>
                <w:szCs w:val="15"/>
              </w:rPr>
            </w:pPr>
            <w:ins w:id="33" w:author="Administrator" w:date="2016-08-23T11:13:00Z">
              <w:r>
                <w:rPr>
                  <w:rFonts w:hint="eastAsia" w:ascii="方正仿宋简体" w:hAnsi="方正仿宋简体" w:eastAsia="方正仿宋简体" w:cs="方正仿宋简体"/>
                  <w:sz w:val="15"/>
                  <w:szCs w:val="15"/>
                </w:rPr>
                <w:t>留敬读</w:t>
              </w:r>
            </w:ins>
          </w:p>
        </w:tc>
        <w:tc>
          <w:tcPr>
            <w:tcW w:w="3982" w:type="dxa"/>
            <w:tcBorders>
              <w:top w:val="single" w:color="auto" w:sz="4" w:space="0"/>
              <w:left w:val="single" w:color="auto" w:sz="4" w:space="0"/>
              <w:bottom w:val="single" w:color="auto" w:sz="4" w:space="0"/>
            </w:tcBorders>
          </w:tcPr>
          <w:p>
            <w:pPr>
              <w:rPr>
                <w:ins w:id="34" w:author="Administrator" w:date="2016-08-23T11:13:00Z"/>
                <w:rFonts w:ascii="方正仿宋简体" w:hAnsi="方正仿宋简体" w:eastAsia="方正仿宋简体" w:cs="方正仿宋简体"/>
                <w:sz w:val="15"/>
                <w:szCs w:val="15"/>
              </w:rPr>
            </w:pPr>
            <w:ins w:id="35" w:author="Administrator" w:date="2016-08-23T11:14:00Z">
              <w:r>
                <w:rPr>
                  <w:rFonts w:hint="eastAsia" w:ascii="方正仿宋简体" w:hAnsi="方正仿宋简体" w:eastAsia="方正仿宋简体" w:cs="方正仿宋简体"/>
                  <w:sz w:val="15"/>
                  <w:szCs w:val="15"/>
                </w:rPr>
                <w:t>去掉平台交易明细需求：</w:t>
              </w:r>
            </w:ins>
            <w:ins w:id="36" w:author="Administrator" w:date="2016-08-23T11:13:00Z">
              <w:r>
                <w:rPr>
                  <w:rFonts w:hint="eastAsia" w:ascii="方正仿宋简体" w:hAnsi="方正仿宋简体" w:eastAsia="方正仿宋简体" w:cs="方正仿宋简体"/>
                  <w:sz w:val="15"/>
                  <w:szCs w:val="15"/>
                </w:rPr>
                <w:t>开发过程中与研发沟通，人脉王推广</w:t>
              </w:r>
            </w:ins>
            <w:ins w:id="37" w:author="Administrator" w:date="2016-08-23T11:14:00Z">
              <w:r>
                <w:rPr>
                  <w:rFonts w:hint="eastAsia" w:ascii="方正仿宋简体" w:hAnsi="方正仿宋简体" w:eastAsia="方正仿宋简体" w:cs="方正仿宋简体"/>
                  <w:sz w:val="15"/>
                  <w:szCs w:val="15"/>
                </w:rPr>
                <w:t>佣金的发放还是通过</w:t>
              </w:r>
            </w:ins>
            <w:ins w:id="38" w:author="Administrator" w:date="2016-08-23T11:15:00Z">
              <w:r>
                <w:rPr>
                  <w:rFonts w:hint="eastAsia" w:ascii="方正仿宋简体" w:hAnsi="方正仿宋简体" w:eastAsia="方正仿宋简体" w:cs="方正仿宋简体"/>
                  <w:sz w:val="15"/>
                  <w:szCs w:val="15"/>
                </w:rPr>
                <w:t>CMS</w:t>
              </w:r>
            </w:ins>
            <w:ins w:id="39" w:author="Administrator" w:date="2016-08-23T11:14:00Z">
              <w:r>
                <w:rPr>
                  <w:rFonts w:hint="eastAsia" w:ascii="方正仿宋简体" w:hAnsi="方正仿宋简体" w:eastAsia="方正仿宋简体" w:cs="方正仿宋简体"/>
                  <w:sz w:val="15"/>
                  <w:szCs w:val="15"/>
                </w:rPr>
                <w:t>「人脉王专属基金账户」进行发放，这样在账户类型上统一为支持，而</w:t>
              </w:r>
            </w:ins>
            <w:ins w:id="40" w:author="Administrator" w:date="2016-08-23T11:15:00Z">
              <w:r>
                <w:rPr>
                  <w:rFonts w:hint="eastAsia" w:ascii="方正仿宋简体" w:hAnsi="方正仿宋简体" w:eastAsia="方正仿宋简体" w:cs="方正仿宋简体"/>
                  <w:sz w:val="15"/>
                  <w:szCs w:val="15"/>
                </w:rPr>
                <w:t>「服务费专属基金账户」</w:t>
              </w:r>
            </w:ins>
            <w:ins w:id="41" w:author="Administrator" w:date="2016-08-23T11:14:00Z">
              <w:r>
                <w:rPr>
                  <w:rFonts w:hint="eastAsia" w:ascii="方正仿宋简体" w:hAnsi="方正仿宋简体" w:eastAsia="方正仿宋简体" w:cs="方正仿宋简体"/>
                  <w:sz w:val="15"/>
                  <w:szCs w:val="15"/>
                </w:rPr>
                <w:t>统一为收入</w:t>
              </w:r>
            </w:ins>
            <w:ins w:id="42" w:author="Administrator" w:date="2016-08-23T11:15:00Z">
              <w:r>
                <w:rPr>
                  <w:rFonts w:hint="eastAsia" w:ascii="方正仿宋简体" w:hAnsi="方正仿宋简体" w:eastAsia="方正仿宋简体" w:cs="方正仿宋简体"/>
                  <w:sz w:val="15"/>
                  <w:szCs w:val="15"/>
                </w:rPr>
                <w:t>，这样才能清晰地区分人脉王的支出和总佣金的收入、平台的佣金收入。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9" w:type="dxa"/>
            <w:tcBorders>
              <w:top w:val="single" w:color="auto" w:sz="4" w:space="0"/>
              <w:left w:val="single" w:color="auto" w:sz="4" w:space="0"/>
              <w:bottom w:val="single" w:color="auto" w:sz="4" w:space="0"/>
              <w:right w:val="single" w:color="auto" w:sz="4" w:space="0"/>
            </w:tcBorders>
          </w:tcPr>
          <w:p>
            <w:pPr>
              <w:jc w:val="left"/>
              <w:rPr>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V1.4</w:t>
            </w:r>
          </w:p>
        </w:tc>
        <w:tc>
          <w:tcPr>
            <w:tcW w:w="1190"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2016-08-24</w:t>
            </w:r>
          </w:p>
        </w:tc>
        <w:tc>
          <w:tcPr>
            <w:tcW w:w="92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陈小龙</w:t>
            </w:r>
          </w:p>
        </w:tc>
        <w:tc>
          <w:tcPr>
            <w:tcW w:w="3982" w:type="dxa"/>
            <w:tcBorders>
              <w:top w:val="single" w:color="auto" w:sz="4" w:space="0"/>
              <w:left w:val="single" w:color="auto" w:sz="4" w:space="0"/>
              <w:bottom w:val="single" w:color="auto" w:sz="4" w:space="0"/>
            </w:tcBorders>
          </w:tcPr>
          <w:p>
            <w:pP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点击广告次数，具体涉及的广告位需求描述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9" w:type="dxa"/>
            <w:tcBorders>
              <w:top w:val="single" w:color="auto" w:sz="4" w:space="0"/>
              <w:left w:val="single" w:color="auto" w:sz="4" w:space="0"/>
              <w:bottom w:val="single" w:color="auto" w:sz="4" w:space="0"/>
              <w:right w:val="single" w:color="auto" w:sz="4" w:space="0"/>
            </w:tcBorders>
          </w:tcPr>
          <w:p>
            <w:pPr>
              <w:jc w:val="left"/>
              <w:rPr>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v1.5</w:t>
            </w:r>
          </w:p>
        </w:tc>
        <w:tc>
          <w:tcPr>
            <w:tcW w:w="1190"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2016-08-2</w:t>
            </w:r>
            <w:r>
              <w:rPr>
                <w:rFonts w:hint="eastAsia" w:ascii="方正仿宋简体" w:hAnsi="方正仿宋简体" w:eastAsia="方正仿宋简体" w:cs="方正仿宋简体"/>
                <w:color w:val="FF0000"/>
                <w:sz w:val="15"/>
                <w:szCs w:val="15"/>
                <w:lang w:val="en-US" w:eastAsia="zh-CN"/>
              </w:rPr>
              <w:t>7</w:t>
            </w:r>
          </w:p>
        </w:tc>
        <w:tc>
          <w:tcPr>
            <w:tcW w:w="92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吴彬</w:t>
            </w:r>
          </w:p>
        </w:tc>
        <w:tc>
          <w:tcPr>
            <w:tcW w:w="3982" w:type="dxa"/>
            <w:tcBorders>
              <w:top w:val="single" w:color="auto" w:sz="4" w:space="0"/>
              <w:left w:val="single" w:color="auto" w:sz="4" w:space="0"/>
              <w:bottom w:val="single" w:color="auto" w:sz="4" w:space="0"/>
            </w:tcBorders>
          </w:tcPr>
          <w:p>
            <w:pPr>
              <w:numPr>
                <w:ilvl w:val="0"/>
                <w:numId w:val="0"/>
              </w:numP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合作子渠道链接生成规则；原【网站-移动】端口涉及渠道的迁入</w:t>
            </w:r>
          </w:p>
          <w:p>
            <w:pPr>
              <w:numPr>
                <w:ilvl w:val="0"/>
                <w:numId w:val="0"/>
              </w:numP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APP雇主身份显示[兼客资讯（原兼客乌托邦）推送的图文消息]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9" w:type="dxa"/>
            <w:tcBorders>
              <w:top w:val="single" w:color="auto" w:sz="4" w:space="0"/>
              <w:left w:val="single" w:color="auto" w:sz="4" w:space="0"/>
              <w:bottom w:val="single" w:color="auto" w:sz="4" w:space="0"/>
              <w:right w:val="single" w:color="auto" w:sz="4" w:space="0"/>
            </w:tcBorders>
          </w:tcPr>
          <w:p>
            <w:pPr>
              <w:jc w:val="left"/>
              <w:rPr>
                <w:rFonts w:ascii="方正仿宋简体" w:hAnsi="方正仿宋简体" w:eastAsia="方正仿宋简体" w:cs="方正仿宋简体"/>
                <w:sz w:val="15"/>
                <w:szCs w:val="15"/>
              </w:rPr>
            </w:pPr>
          </w:p>
        </w:tc>
        <w:tc>
          <w:tcPr>
            <w:tcW w:w="120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v1.6</w:t>
            </w:r>
          </w:p>
        </w:tc>
        <w:tc>
          <w:tcPr>
            <w:tcW w:w="1190"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rPr>
            </w:pPr>
            <w:r>
              <w:rPr>
                <w:rFonts w:hint="eastAsia" w:ascii="方正仿宋简体" w:hAnsi="方正仿宋简体" w:eastAsia="方正仿宋简体" w:cs="方正仿宋简体"/>
                <w:color w:val="FF0000"/>
                <w:sz w:val="15"/>
                <w:szCs w:val="15"/>
              </w:rPr>
              <w:t>2016-08-</w:t>
            </w:r>
            <w:r>
              <w:rPr>
                <w:rFonts w:hint="eastAsia" w:ascii="方正仿宋简体" w:hAnsi="方正仿宋简体" w:eastAsia="方正仿宋简体" w:cs="方正仿宋简体"/>
                <w:color w:val="FF0000"/>
                <w:sz w:val="15"/>
                <w:szCs w:val="15"/>
                <w:lang w:val="en-US" w:eastAsia="zh-CN"/>
              </w:rPr>
              <w:t>29</w:t>
            </w:r>
          </w:p>
        </w:tc>
        <w:tc>
          <w:tcPr>
            <w:tcW w:w="929" w:type="dxa"/>
            <w:tcBorders>
              <w:top w:val="single" w:color="auto" w:sz="4" w:space="0"/>
              <w:left w:val="single" w:color="auto" w:sz="4" w:space="0"/>
              <w:bottom w:val="single" w:color="auto" w:sz="4" w:space="0"/>
              <w:right w:val="single" w:color="auto" w:sz="4" w:space="0"/>
            </w:tcBorders>
          </w:tcPr>
          <w:p>
            <w:pPr>
              <w:jc w:val="cente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吴彬</w:t>
            </w:r>
          </w:p>
        </w:tc>
        <w:tc>
          <w:tcPr>
            <w:tcW w:w="3982" w:type="dxa"/>
            <w:tcBorders>
              <w:top w:val="single" w:color="auto" w:sz="4" w:space="0"/>
              <w:left w:val="single" w:color="auto" w:sz="4" w:space="0"/>
              <w:bottom w:val="single" w:color="auto" w:sz="4" w:space="0"/>
            </w:tcBorders>
          </w:tcPr>
          <w:p>
            <w:pPr>
              <w:numPr>
                <w:ilvl w:val="0"/>
                <w:numId w:val="0"/>
              </w:numP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快捷发布模板中显示的状态</w:t>
            </w:r>
          </w:p>
          <w:p>
            <w:pPr>
              <w:numPr>
                <w:ilvl w:val="0"/>
                <w:numId w:val="0"/>
              </w:numPr>
              <w:rPr>
                <w:rFonts w:hint="eastAsia" w:ascii="方正仿宋简体" w:hAnsi="方正仿宋简体" w:eastAsia="方正仿宋简体" w:cs="方正仿宋简体"/>
                <w:color w:val="FF0000"/>
                <w:sz w:val="15"/>
                <w:szCs w:val="15"/>
                <w:lang w:val="en-US" w:eastAsia="zh-CN"/>
              </w:rPr>
            </w:pPr>
            <w:r>
              <w:rPr>
                <w:rFonts w:hint="eastAsia" w:ascii="方正仿宋简体" w:hAnsi="方正仿宋简体" w:eastAsia="方正仿宋简体" w:cs="方正仿宋简体"/>
                <w:color w:val="FF0000"/>
                <w:sz w:val="15"/>
                <w:szCs w:val="15"/>
                <w:lang w:val="en-US" w:eastAsia="zh-CN"/>
              </w:rPr>
              <w:t>图文推送去除[全部用户]；发送对象条件筛选优化</w:t>
            </w:r>
          </w:p>
          <w:p>
            <w:pPr>
              <w:numPr>
                <w:ilvl w:val="0"/>
                <w:numId w:val="0"/>
              </w:numPr>
              <w:rPr>
                <w:rFonts w:hint="eastAsia" w:ascii="方正仿宋简体" w:hAnsi="方正仿宋简体" w:eastAsia="方正仿宋简体" w:cs="方正仿宋简体"/>
                <w:color w:val="FF0000"/>
                <w:sz w:val="15"/>
                <w:szCs w:val="15"/>
                <w:lang w:val="en-US" w:eastAsia="zh-CN"/>
              </w:rPr>
            </w:pPr>
          </w:p>
        </w:tc>
      </w:tr>
    </w:tbl>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p>
    <w:p>
      <w:pPr>
        <w:pStyle w:val="19"/>
        <w:tabs>
          <w:tab w:val="right" w:leader="dot" w:pos="8306"/>
        </w:tabs>
        <w:ind w:left="0" w:leftChars="0"/>
        <w:jc w:val="center"/>
      </w:pPr>
      <w:r>
        <w:rPr>
          <w:rFonts w:hint="eastAsia"/>
        </w:rPr>
        <w:t>目录</w:t>
      </w:r>
      <w:r>
        <w:rPr>
          <w:rFonts w:hint="eastAsia"/>
        </w:rPr>
        <w:fldChar w:fldCharType="begin"/>
      </w:r>
      <w:r>
        <w:rPr>
          <w:rFonts w:hint="eastAsia"/>
        </w:rPr>
        <w:instrText xml:space="preserve">TOC \o "1-3" \h \u </w:instrText>
      </w:r>
      <w:r>
        <w:rPr>
          <w:rFonts w:hint="eastAsia"/>
        </w:rPr>
        <w:fldChar w:fldCharType="separate"/>
      </w:r>
    </w:p>
    <w:p>
      <w:pPr>
        <w:pStyle w:val="15"/>
        <w:tabs>
          <w:tab w:val="right" w:leader="dot" w:pos="8306"/>
        </w:tabs>
      </w:pPr>
      <w:r>
        <w:fldChar w:fldCharType="begin"/>
      </w:r>
      <w:r>
        <w:instrText xml:space="preserve"> HYPERLINK \l "_Toc14047" </w:instrText>
      </w:r>
      <w:r>
        <w:fldChar w:fldCharType="separate"/>
      </w:r>
      <w:r>
        <w:t>1</w:t>
      </w:r>
      <w:r>
        <w:rPr>
          <w:bCs/>
          <w:kern w:val="44"/>
          <w:szCs w:val="44"/>
        </w:rPr>
        <w:t xml:space="preserve">． </w:t>
      </w:r>
      <w:r>
        <w:rPr>
          <w:rFonts w:hint="eastAsia"/>
        </w:rPr>
        <w:t>岗位收藏（低）</w:t>
      </w:r>
      <w:r>
        <w:tab/>
      </w:r>
      <w:r>
        <w:fldChar w:fldCharType="end"/>
      </w:r>
    </w:p>
    <w:p>
      <w:pPr>
        <w:pStyle w:val="15"/>
        <w:tabs>
          <w:tab w:val="right" w:leader="dot" w:pos="8306"/>
        </w:tabs>
      </w:pPr>
      <w:r>
        <w:fldChar w:fldCharType="begin"/>
      </w:r>
      <w:r>
        <w:instrText xml:space="preserve"> HYPERLINK \l "_Toc13218" </w:instrText>
      </w:r>
      <w:r>
        <w:fldChar w:fldCharType="separate"/>
      </w:r>
      <w:r>
        <w:t>2</w:t>
      </w:r>
      <w:r>
        <w:rPr>
          <w:bCs/>
          <w:kern w:val="44"/>
          <w:szCs w:val="44"/>
        </w:rPr>
        <w:t xml:space="preserve">． </w:t>
      </w:r>
      <w:r>
        <w:rPr>
          <w:rFonts w:hint="eastAsia"/>
        </w:rPr>
        <w:t>快捷发布（低）</w:t>
      </w:r>
      <w:r>
        <w:tab/>
      </w:r>
      <w:r>
        <w:fldChar w:fldCharType="end"/>
      </w:r>
    </w:p>
    <w:p>
      <w:pPr>
        <w:pStyle w:val="15"/>
        <w:tabs>
          <w:tab w:val="right" w:leader="dot" w:pos="8306"/>
        </w:tabs>
      </w:pPr>
      <w:r>
        <w:fldChar w:fldCharType="begin"/>
      </w:r>
      <w:r>
        <w:instrText xml:space="preserve"> HYPERLINK \l "_Toc14756" </w:instrText>
      </w:r>
      <w:r>
        <w:fldChar w:fldCharType="separate"/>
      </w:r>
      <w:r>
        <w:t>3</w:t>
      </w:r>
      <w:r>
        <w:rPr>
          <w:bCs/>
          <w:kern w:val="44"/>
          <w:szCs w:val="44"/>
        </w:rPr>
        <w:t xml:space="preserve">． </w:t>
      </w:r>
      <w:r>
        <w:rPr>
          <w:rFonts w:hint="eastAsia"/>
        </w:rPr>
        <w:t>广告管理（低）</w:t>
      </w:r>
      <w:r>
        <w:tab/>
      </w:r>
      <w:r>
        <w:fldChar w:fldCharType="end"/>
      </w:r>
    </w:p>
    <w:p>
      <w:pPr>
        <w:pStyle w:val="15"/>
        <w:tabs>
          <w:tab w:val="right" w:leader="dot" w:pos="8306"/>
        </w:tabs>
      </w:pPr>
      <w:r>
        <w:fldChar w:fldCharType="begin"/>
      </w:r>
      <w:r>
        <w:instrText xml:space="preserve"> HYPERLINK \l "_Toc9197" </w:instrText>
      </w:r>
      <w:r>
        <w:fldChar w:fldCharType="separate"/>
      </w:r>
      <w:r>
        <w:t>4</w:t>
      </w:r>
      <w:r>
        <w:rPr>
          <w:bCs/>
          <w:kern w:val="44"/>
          <w:szCs w:val="44"/>
        </w:rPr>
        <w:t xml:space="preserve">． </w:t>
      </w:r>
      <w:r>
        <w:rPr>
          <w:rFonts w:hint="eastAsia"/>
        </w:rPr>
        <w:t>拨打电话（低）</w:t>
      </w:r>
      <w:r>
        <w:tab/>
      </w:r>
      <w:r>
        <w:fldChar w:fldCharType="end"/>
      </w:r>
    </w:p>
    <w:p>
      <w:pPr>
        <w:pStyle w:val="15"/>
        <w:tabs>
          <w:tab w:val="right" w:leader="dot" w:pos="8306"/>
        </w:tabs>
      </w:pPr>
      <w:r>
        <w:fldChar w:fldCharType="begin"/>
      </w:r>
      <w:r>
        <w:instrText xml:space="preserve"> HYPERLINK \l "_Toc23699" </w:instrText>
      </w:r>
      <w:r>
        <w:fldChar w:fldCharType="separate"/>
      </w:r>
      <w:r>
        <w:t>5</w:t>
      </w:r>
      <w:r>
        <w:rPr>
          <w:bCs/>
          <w:kern w:val="44"/>
          <w:szCs w:val="44"/>
        </w:rPr>
        <w:t xml:space="preserve">． </w:t>
      </w:r>
      <w:r>
        <w:rPr>
          <w:rFonts w:hint="eastAsia"/>
        </w:rPr>
        <w:t>兼职转化分析（中）</w:t>
      </w:r>
      <w:r>
        <w:tab/>
      </w:r>
      <w:r>
        <w:fldChar w:fldCharType="end"/>
      </w:r>
    </w:p>
    <w:p>
      <w:pPr>
        <w:pStyle w:val="15"/>
        <w:tabs>
          <w:tab w:val="right" w:leader="dot" w:pos="8306"/>
        </w:tabs>
      </w:pPr>
      <w:r>
        <w:fldChar w:fldCharType="begin"/>
      </w:r>
      <w:r>
        <w:instrText xml:space="preserve"> HYPERLINK \l "_Toc18131" </w:instrText>
      </w:r>
      <w:r>
        <w:fldChar w:fldCharType="separate"/>
      </w:r>
      <w:r>
        <w:t>6</w:t>
      </w:r>
      <w:r>
        <w:rPr>
          <w:bCs/>
          <w:kern w:val="44"/>
          <w:szCs w:val="44"/>
        </w:rPr>
        <w:t xml:space="preserve">． </w:t>
      </w:r>
      <w:r>
        <w:rPr>
          <w:rFonts w:hint="eastAsia"/>
        </w:rPr>
        <w:t>新增广告位（高）</w:t>
      </w:r>
      <w:r>
        <w:tab/>
      </w:r>
      <w:r>
        <w:fldChar w:fldCharType="end"/>
      </w:r>
    </w:p>
    <w:p>
      <w:pPr>
        <w:pStyle w:val="15"/>
        <w:tabs>
          <w:tab w:val="right" w:leader="dot" w:pos="8306"/>
        </w:tabs>
      </w:pPr>
      <w:r>
        <w:fldChar w:fldCharType="begin"/>
      </w:r>
      <w:r>
        <w:instrText xml:space="preserve"> HYPERLINK \l "_Toc7019" </w:instrText>
      </w:r>
      <w:r>
        <w:fldChar w:fldCharType="separate"/>
      </w:r>
      <w:r>
        <w:t>7</w:t>
      </w:r>
      <w:r>
        <w:rPr>
          <w:bCs/>
          <w:kern w:val="44"/>
          <w:szCs w:val="44"/>
        </w:rPr>
        <w:t xml:space="preserve">． </w:t>
      </w:r>
      <w:r>
        <w:rPr>
          <w:rFonts w:hint="eastAsia"/>
        </w:rPr>
        <w:t>职位订阅IM消息内容调整（中）</w:t>
      </w:r>
      <w:r>
        <w:tab/>
      </w:r>
      <w:r>
        <w:fldChar w:fldCharType="end"/>
      </w:r>
    </w:p>
    <w:p>
      <w:pPr>
        <w:pStyle w:val="15"/>
        <w:tabs>
          <w:tab w:val="right" w:leader="dot" w:pos="8306"/>
        </w:tabs>
      </w:pPr>
      <w:r>
        <w:fldChar w:fldCharType="begin"/>
      </w:r>
      <w:r>
        <w:instrText xml:space="preserve"> HYPERLINK \l "_Toc13264" </w:instrText>
      </w:r>
      <w:r>
        <w:fldChar w:fldCharType="separate"/>
      </w:r>
      <w:r>
        <w:t>8</w:t>
      </w:r>
      <w:r>
        <w:rPr>
          <w:bCs/>
          <w:kern w:val="44"/>
          <w:szCs w:val="44"/>
        </w:rPr>
        <w:t xml:space="preserve">． </w:t>
      </w:r>
      <w:r>
        <w:rPr>
          <w:rFonts w:hint="eastAsia"/>
        </w:rPr>
        <w:t>短网址生成（高）</w:t>
      </w:r>
      <w:r>
        <w:tab/>
      </w:r>
      <w:r>
        <w:fldChar w:fldCharType="end"/>
      </w:r>
    </w:p>
    <w:p>
      <w:pPr>
        <w:pStyle w:val="15"/>
        <w:tabs>
          <w:tab w:val="right" w:leader="dot" w:pos="8306"/>
        </w:tabs>
      </w:pPr>
      <w:r>
        <w:fldChar w:fldCharType="begin"/>
      </w:r>
      <w:r>
        <w:instrText xml:space="preserve"> HYPERLINK \l "_Toc30602" </w:instrText>
      </w:r>
      <w:r>
        <w:fldChar w:fldCharType="separate"/>
      </w:r>
      <w:r>
        <w:t>9</w:t>
      </w:r>
      <w:r>
        <w:rPr>
          <w:bCs/>
          <w:kern w:val="44"/>
          <w:szCs w:val="44"/>
        </w:rPr>
        <w:t xml:space="preserve">． </w:t>
      </w:r>
      <w:r>
        <w:rPr>
          <w:rFonts w:hint="eastAsia"/>
        </w:rPr>
        <w:t>采集岗位审核（高）</w:t>
      </w:r>
      <w:r>
        <w:tab/>
      </w:r>
      <w:r>
        <w:fldChar w:fldCharType="end"/>
      </w:r>
    </w:p>
    <w:p>
      <w:pPr>
        <w:pStyle w:val="15"/>
        <w:tabs>
          <w:tab w:val="right" w:leader="dot" w:pos="8306"/>
        </w:tabs>
      </w:pPr>
      <w:r>
        <w:fldChar w:fldCharType="begin"/>
      </w:r>
      <w:r>
        <w:instrText xml:space="preserve"> HYPERLINK \l "_Toc22354" </w:instrText>
      </w:r>
      <w:r>
        <w:fldChar w:fldCharType="separate"/>
      </w:r>
      <w:r>
        <w:t>1</w:t>
      </w:r>
      <w:r>
        <w:rPr>
          <w:bCs/>
          <w:kern w:val="44"/>
          <w:szCs w:val="44"/>
        </w:rPr>
        <w:t xml:space="preserve">0． </w:t>
      </w:r>
      <w:r>
        <w:rPr>
          <w:rFonts w:hint="eastAsia"/>
        </w:rPr>
        <w:t>cms后台渠道管理整合（高）</w:t>
      </w:r>
      <w:r>
        <w:tab/>
      </w:r>
      <w:r>
        <w:fldChar w:fldCharType="end"/>
      </w:r>
    </w:p>
    <w:p>
      <w:pPr>
        <w:pStyle w:val="19"/>
        <w:tabs>
          <w:tab w:val="right" w:leader="dot" w:pos="8306"/>
        </w:tabs>
      </w:pPr>
      <w:r>
        <w:fldChar w:fldCharType="begin"/>
      </w:r>
      <w:r>
        <w:instrText xml:space="preserve"> HYPERLINK \l "_Toc519" </w:instrText>
      </w:r>
      <w:r>
        <w:fldChar w:fldCharType="separate"/>
      </w:r>
      <w:r>
        <w:rPr>
          <w:rFonts w:hint="eastAsia"/>
        </w:rPr>
        <w:t>9.1合作主渠道管理</w:t>
      </w:r>
      <w:r>
        <w:tab/>
      </w:r>
      <w:r>
        <w:fldChar w:fldCharType="end"/>
      </w:r>
    </w:p>
    <w:p>
      <w:pPr>
        <w:pStyle w:val="19"/>
        <w:tabs>
          <w:tab w:val="right" w:leader="dot" w:pos="8306"/>
        </w:tabs>
      </w:pPr>
      <w:r>
        <w:fldChar w:fldCharType="begin"/>
      </w:r>
      <w:r>
        <w:instrText xml:space="preserve"> HYPERLINK \l "_Toc749" </w:instrText>
      </w:r>
      <w:r>
        <w:fldChar w:fldCharType="separate"/>
      </w:r>
      <w:r>
        <w:rPr>
          <w:rFonts w:hint="eastAsia"/>
        </w:rPr>
        <w:t>9.2合作子渠道管理</w:t>
      </w:r>
      <w:r>
        <w:tab/>
      </w:r>
      <w:r>
        <w:fldChar w:fldCharType="end"/>
      </w:r>
    </w:p>
    <w:p>
      <w:pPr>
        <w:pStyle w:val="19"/>
        <w:tabs>
          <w:tab w:val="right" w:leader="dot" w:pos="8306"/>
        </w:tabs>
      </w:pPr>
      <w:r>
        <w:fldChar w:fldCharType="begin"/>
      </w:r>
      <w:r>
        <w:instrText xml:space="preserve"> HYPERLINK \l "_Toc8090" </w:instrText>
      </w:r>
      <w:r>
        <w:fldChar w:fldCharType="separate"/>
      </w:r>
      <w:r>
        <w:rPr>
          <w:rFonts w:hint="eastAsia"/>
        </w:rPr>
        <w:t>9.3合作渠道报表</w:t>
      </w:r>
      <w:r>
        <w:tab/>
      </w:r>
      <w:r>
        <w:fldChar w:fldCharType="end"/>
      </w:r>
    </w:p>
    <w:p>
      <w:pPr>
        <w:pStyle w:val="15"/>
        <w:tabs>
          <w:tab w:val="right" w:leader="dot" w:pos="8306"/>
        </w:tabs>
      </w:pPr>
      <w:r>
        <w:fldChar w:fldCharType="begin"/>
      </w:r>
      <w:r>
        <w:instrText xml:space="preserve"> HYPERLINK \l "_Toc17446" </w:instrText>
      </w:r>
      <w:r>
        <w:fldChar w:fldCharType="separate"/>
      </w:r>
      <w:r>
        <w:t>1</w:t>
      </w:r>
      <w:r>
        <w:rPr>
          <w:bCs/>
          <w:kern w:val="44"/>
          <w:szCs w:val="44"/>
        </w:rPr>
        <w:t xml:space="preserve">1． </w:t>
      </w:r>
      <w:r>
        <w:rPr>
          <w:rFonts w:hint="eastAsia"/>
        </w:rPr>
        <w:t>兼客资讯（原兼客乌托邦）优化（中）</w:t>
      </w:r>
      <w:r>
        <w:tab/>
      </w:r>
      <w:r>
        <w:fldChar w:fldCharType="end"/>
      </w:r>
    </w:p>
    <w:p>
      <w:pPr>
        <w:pStyle w:val="19"/>
        <w:tabs>
          <w:tab w:val="right" w:leader="dot" w:pos="8306"/>
        </w:tabs>
      </w:pPr>
      <w:r>
        <w:fldChar w:fldCharType="begin"/>
      </w:r>
      <w:r>
        <w:instrText xml:space="preserve"> HYPERLINK \l "_Toc7349" </w:instrText>
      </w:r>
      <w:r>
        <w:fldChar w:fldCharType="separate"/>
      </w:r>
      <w:r>
        <w:rPr>
          <w:rFonts w:hint="eastAsia"/>
        </w:rPr>
        <w:t>10.1图文推送</w:t>
      </w:r>
      <w:r>
        <w:tab/>
      </w:r>
      <w:r>
        <w:fldChar w:fldCharType="end"/>
      </w:r>
    </w:p>
    <w:p>
      <w:pPr>
        <w:pStyle w:val="19"/>
        <w:tabs>
          <w:tab w:val="right" w:leader="dot" w:pos="8306"/>
        </w:tabs>
      </w:pPr>
      <w:r>
        <w:fldChar w:fldCharType="begin"/>
      </w:r>
      <w:r>
        <w:instrText xml:space="preserve"> HYPERLINK \l "_Toc24225" </w:instrText>
      </w:r>
      <w:r>
        <w:fldChar w:fldCharType="separate"/>
      </w:r>
      <w:r>
        <w:rPr>
          <w:rFonts w:hint="eastAsia"/>
        </w:rPr>
        <w:t>10.2图文素材库管理</w:t>
      </w:r>
      <w:r>
        <w:tab/>
      </w:r>
      <w:r>
        <w:fldChar w:fldCharType="end"/>
      </w:r>
    </w:p>
    <w:p>
      <w:pPr>
        <w:pStyle w:val="19"/>
        <w:tabs>
          <w:tab w:val="right" w:leader="dot" w:pos="8306"/>
        </w:tabs>
      </w:pPr>
      <w:r>
        <w:fldChar w:fldCharType="begin"/>
      </w:r>
      <w:r>
        <w:instrText xml:space="preserve"> HYPERLINK \l "_Toc7038" </w:instrText>
      </w:r>
      <w:r>
        <w:fldChar w:fldCharType="separate"/>
      </w:r>
      <w:r>
        <w:rPr>
          <w:rFonts w:hint="eastAsia"/>
        </w:rPr>
        <w:t>10.3已推送</w:t>
      </w:r>
      <w:r>
        <w:tab/>
      </w:r>
      <w:r>
        <w:fldChar w:fldCharType="end"/>
      </w:r>
    </w:p>
    <w:p>
      <w:pPr>
        <w:pStyle w:val="15"/>
        <w:tabs>
          <w:tab w:val="right" w:leader="dot" w:pos="8306"/>
        </w:tabs>
      </w:pPr>
      <w:r>
        <w:fldChar w:fldCharType="begin"/>
      </w:r>
      <w:r>
        <w:instrText xml:space="preserve"> HYPERLINK \l "_Toc27832" </w:instrText>
      </w:r>
      <w:r>
        <w:fldChar w:fldCharType="separate"/>
      </w:r>
      <w:r>
        <w:t>1</w:t>
      </w:r>
      <w:r>
        <w:rPr>
          <w:bCs/>
          <w:kern w:val="44"/>
          <w:szCs w:val="44"/>
        </w:rPr>
        <w:t xml:space="preserve">2． </w:t>
      </w:r>
      <w:r>
        <w:rPr>
          <w:rFonts w:hint="eastAsia"/>
        </w:rPr>
        <w:t>微信服务号（低）</w:t>
      </w:r>
      <w:r>
        <w:tab/>
      </w:r>
      <w:r>
        <w:fldChar w:fldCharType="end"/>
      </w:r>
    </w:p>
    <w:p>
      <w:pPr>
        <w:pStyle w:val="15"/>
        <w:tabs>
          <w:tab w:val="right" w:leader="dot" w:pos="8306"/>
        </w:tabs>
      </w:pPr>
      <w:r>
        <w:fldChar w:fldCharType="begin"/>
      </w:r>
      <w:r>
        <w:instrText xml:space="preserve"> HYPERLINK \l "_Toc29322" </w:instrText>
      </w:r>
      <w:r>
        <w:fldChar w:fldCharType="separate"/>
      </w:r>
      <w:r>
        <w:t>1</w:t>
      </w:r>
      <w:r>
        <w:rPr>
          <w:bCs/>
          <w:kern w:val="44"/>
          <w:szCs w:val="44"/>
        </w:rPr>
        <w:t xml:space="preserve">3． </w:t>
      </w:r>
      <w:r>
        <w:rPr>
          <w:rFonts w:hint="eastAsia"/>
        </w:rPr>
        <w:t>工资发放记录（高）</w:t>
      </w:r>
      <w:r>
        <w:tab/>
      </w:r>
      <w:r>
        <w:fldChar w:fldCharType="end"/>
      </w:r>
    </w:p>
    <w:p>
      <w:pPr>
        <w:pStyle w:val="15"/>
        <w:tabs>
          <w:tab w:val="right" w:leader="dot" w:pos="8306"/>
        </w:tabs>
      </w:pPr>
      <w:r>
        <w:fldChar w:fldCharType="begin"/>
      </w:r>
      <w:r>
        <w:instrText xml:space="preserve"> HYPERLINK \l "_Toc447" </w:instrText>
      </w:r>
      <w:r>
        <w:fldChar w:fldCharType="separate"/>
      </w:r>
      <w:r>
        <w:t>1</w:t>
      </w:r>
      <w:r>
        <w:rPr>
          <w:bCs/>
          <w:kern w:val="44"/>
          <w:szCs w:val="44"/>
        </w:rPr>
        <w:t xml:space="preserve">4． </w:t>
      </w:r>
      <w:r>
        <w:rPr>
          <w:rFonts w:hint="eastAsia"/>
        </w:rPr>
        <w:t>免费电话（低）</w:t>
      </w:r>
      <w:r>
        <w:tab/>
      </w:r>
      <w:r>
        <w:fldChar w:fldCharType="end"/>
      </w:r>
    </w:p>
    <w:p>
      <w:pPr>
        <w:pStyle w:val="15"/>
        <w:tabs>
          <w:tab w:val="right" w:leader="dot" w:pos="8306"/>
        </w:tabs>
      </w:pPr>
      <w:r>
        <w:fldChar w:fldCharType="begin"/>
      </w:r>
      <w:r>
        <w:instrText xml:space="preserve"> HYPERLINK \l "_Toc2702" </w:instrText>
      </w:r>
      <w:r>
        <w:fldChar w:fldCharType="separate"/>
      </w:r>
      <w:r>
        <w:t>1</w:t>
      </w:r>
      <w:r>
        <w:rPr>
          <w:bCs/>
          <w:kern w:val="44"/>
          <w:szCs w:val="44"/>
        </w:rPr>
        <w:t xml:space="preserve">5． </w:t>
      </w:r>
      <w:r>
        <w:rPr>
          <w:rFonts w:hint="eastAsia"/>
        </w:rPr>
        <w:t>岗位详情报名按钮（低）</w:t>
      </w:r>
      <w:r>
        <w:tab/>
      </w:r>
      <w:r>
        <w:fldChar w:fldCharType="end"/>
      </w:r>
    </w:p>
    <w:p>
      <w:pPr>
        <w:pStyle w:val="15"/>
        <w:tabs>
          <w:tab w:val="right" w:leader="dot" w:pos="8306"/>
        </w:tabs>
      </w:pPr>
      <w:r>
        <w:fldChar w:fldCharType="begin"/>
      </w:r>
      <w:r>
        <w:instrText xml:space="preserve"> HYPERLINK \l "_Toc17288" </w:instrText>
      </w:r>
      <w:r>
        <w:fldChar w:fldCharType="separate"/>
      </w:r>
      <w:r>
        <w:t>1</w:t>
      </w:r>
      <w:r>
        <w:rPr>
          <w:bCs/>
          <w:kern w:val="44"/>
          <w:szCs w:val="44"/>
        </w:rPr>
        <w:t xml:space="preserve">6． </w:t>
      </w:r>
      <w:r>
        <w:rPr>
          <w:rFonts w:hint="eastAsia"/>
        </w:rPr>
        <w:t>完工操作提醒（低）</w:t>
      </w:r>
      <w:r>
        <w:tab/>
      </w:r>
      <w:r>
        <w:fldChar w:fldCharType="end"/>
      </w:r>
    </w:p>
    <w:p>
      <w:pPr>
        <w:pStyle w:val="15"/>
        <w:tabs>
          <w:tab w:val="right" w:leader="dot" w:pos="8306"/>
        </w:tabs>
      </w:pPr>
      <w:r>
        <w:fldChar w:fldCharType="begin"/>
      </w:r>
      <w:r>
        <w:instrText xml:space="preserve"> HYPERLINK \l "_Toc31320" </w:instrText>
      </w:r>
      <w:r>
        <w:fldChar w:fldCharType="separate"/>
      </w:r>
      <w:r>
        <w:t>1</w:t>
      </w:r>
      <w:r>
        <w:rPr>
          <w:bCs/>
          <w:kern w:val="44"/>
          <w:szCs w:val="44"/>
        </w:rPr>
        <w:t xml:space="preserve">7． </w:t>
      </w:r>
      <w:r>
        <w:rPr>
          <w:rFonts w:hint="eastAsia"/>
        </w:rPr>
        <w:t>特权页面（低）</w:t>
      </w:r>
      <w:r>
        <w:tab/>
      </w:r>
      <w:r>
        <w:fldChar w:fldCharType="end"/>
      </w:r>
    </w:p>
    <w:p>
      <w:pPr>
        <w:pStyle w:val="15"/>
        <w:tabs>
          <w:tab w:val="right" w:leader="dot" w:pos="8306"/>
        </w:tabs>
      </w:pPr>
      <w:r>
        <w:fldChar w:fldCharType="begin"/>
      </w:r>
      <w:r>
        <w:instrText xml:space="preserve"> HYPERLINK \l "_Toc23777" </w:instrText>
      </w:r>
      <w:r>
        <w:fldChar w:fldCharType="separate"/>
      </w:r>
      <w:r>
        <w:t>1</w:t>
      </w:r>
      <w:r>
        <w:rPr>
          <w:bCs/>
          <w:kern w:val="44"/>
          <w:szCs w:val="44"/>
        </w:rPr>
        <w:t xml:space="preserve">8． </w:t>
      </w:r>
      <w:r>
        <w:rPr>
          <w:rFonts w:hint="eastAsia"/>
        </w:rPr>
        <w:t>人才库推送跟进（高）</w:t>
      </w:r>
      <w:r>
        <w:tab/>
      </w:r>
      <w:r>
        <w:fldChar w:fldCharType="end"/>
      </w:r>
    </w:p>
    <w:p>
      <w:pPr>
        <w:pStyle w:val="15"/>
        <w:tabs>
          <w:tab w:val="right" w:leader="dot" w:pos="8306"/>
        </w:tabs>
      </w:pPr>
      <w:r>
        <w:fldChar w:fldCharType="begin"/>
      </w:r>
      <w:r>
        <w:instrText xml:space="preserve"> HYPERLINK \l "_Toc23502" </w:instrText>
      </w:r>
      <w:r>
        <w:fldChar w:fldCharType="separate"/>
      </w:r>
      <w:r>
        <w:t>1</w:t>
      </w:r>
      <w:r>
        <w:rPr>
          <w:bCs/>
          <w:kern w:val="44"/>
          <w:szCs w:val="44"/>
        </w:rPr>
        <w:t xml:space="preserve">9． </w:t>
      </w:r>
      <w:r>
        <w:rPr>
          <w:rFonts w:hint="eastAsia"/>
        </w:rPr>
        <w:t>城市岗位列表</w:t>
      </w:r>
      <w:r>
        <w:tab/>
      </w:r>
      <w:r>
        <w:fldChar w:fldCharType="end"/>
      </w:r>
    </w:p>
    <w:p>
      <w:pPr>
        <w:pStyle w:val="19"/>
        <w:tabs>
          <w:tab w:val="right" w:leader="dot" w:pos="8306"/>
        </w:tabs>
      </w:pPr>
      <w:r>
        <w:fldChar w:fldCharType="begin"/>
      </w:r>
      <w:r>
        <w:instrText xml:space="preserve"> HYPERLINK \l "_Toc31007" </w:instrText>
      </w:r>
      <w:r>
        <w:fldChar w:fldCharType="separate"/>
      </w:r>
      <w:r>
        <w:t>1</w:t>
      </w:r>
      <w:r>
        <w:rPr>
          <w:rFonts w:asciiTheme="majorHAnsi" w:hAnsiTheme="majorHAnsi" w:eastAsiaTheme="majorEastAsia" w:cstheme="majorBidi"/>
          <w:bCs/>
        </w:rPr>
        <w:t xml:space="preserve">． </w:t>
      </w:r>
      <w:r>
        <w:rPr>
          <w:rFonts w:hint="eastAsia"/>
        </w:rPr>
        <w:t>城市岗位列表（中）</w:t>
      </w:r>
      <w:r>
        <w:tab/>
      </w:r>
      <w:r>
        <w:fldChar w:fldCharType="end"/>
      </w:r>
    </w:p>
    <w:p>
      <w:pPr>
        <w:pStyle w:val="19"/>
        <w:tabs>
          <w:tab w:val="right" w:leader="dot" w:pos="8306"/>
        </w:tabs>
      </w:pPr>
      <w:r>
        <w:fldChar w:fldCharType="begin"/>
      </w:r>
      <w:r>
        <w:instrText xml:space="preserve"> HYPERLINK \l "_Toc27089" </w:instrText>
      </w:r>
      <w:r>
        <w:fldChar w:fldCharType="separate"/>
      </w:r>
      <w:r>
        <w:t>2</w:t>
      </w:r>
      <w:r>
        <w:rPr>
          <w:rFonts w:asciiTheme="majorHAnsi" w:hAnsiTheme="majorHAnsi" w:eastAsiaTheme="majorEastAsia" w:cstheme="majorBidi"/>
          <w:bCs/>
        </w:rPr>
        <w:t xml:space="preserve">． </w:t>
      </w:r>
      <w:r>
        <w:rPr>
          <w:rFonts w:hint="eastAsia"/>
        </w:rPr>
        <w:t>查看人脉王业绩（中）</w:t>
      </w:r>
      <w:r>
        <w:tab/>
      </w:r>
      <w:r>
        <w:fldChar w:fldCharType="end"/>
      </w:r>
    </w:p>
    <w:p>
      <w:pPr>
        <w:pStyle w:val="19"/>
        <w:tabs>
          <w:tab w:val="right" w:leader="dot" w:pos="8306"/>
        </w:tabs>
      </w:pPr>
      <w:r>
        <w:fldChar w:fldCharType="begin"/>
      </w:r>
      <w:r>
        <w:instrText xml:space="preserve"> HYPERLINK \l "_Toc14587" </w:instrText>
      </w:r>
      <w:r>
        <w:fldChar w:fldCharType="separate"/>
      </w:r>
      <w:r>
        <w:t>a</w:t>
      </w:r>
      <w:r>
        <w:rPr>
          <w:rFonts w:asciiTheme="majorHAnsi" w:hAnsiTheme="majorHAnsi" w:eastAsiaTheme="majorEastAsia" w:cstheme="majorBidi"/>
          <w:bCs/>
        </w:rPr>
        <w:t xml:space="preserve">) </w:t>
      </w:r>
      <w:r>
        <w:rPr>
          <w:rFonts w:hint="eastAsia"/>
        </w:rPr>
        <w:t>推广明细（中）</w:t>
      </w:r>
      <w:r>
        <w:tab/>
      </w:r>
      <w:r>
        <w:fldChar w:fldCharType="end"/>
      </w:r>
    </w:p>
    <w:p>
      <w:pPr>
        <w:pStyle w:val="15"/>
        <w:tabs>
          <w:tab w:val="right" w:leader="dot" w:pos="8306"/>
        </w:tabs>
      </w:pPr>
      <w:r>
        <w:fldChar w:fldCharType="begin"/>
      </w:r>
      <w:r>
        <w:instrText xml:space="preserve"> HYPERLINK \l "_Toc13866" </w:instrText>
      </w:r>
      <w:r>
        <w:fldChar w:fldCharType="separate"/>
      </w:r>
      <w:r>
        <w:t>2</w:t>
      </w:r>
      <w:r>
        <w:rPr>
          <w:bCs/>
          <w:kern w:val="44"/>
          <w:szCs w:val="44"/>
        </w:rPr>
        <w:t xml:space="preserve">0． </w:t>
      </w:r>
      <w:r>
        <w:rPr>
          <w:rFonts w:hint="eastAsia"/>
        </w:rPr>
        <w:t>雇主列表（低）</w:t>
      </w:r>
      <w:r>
        <w:tab/>
      </w:r>
      <w:r>
        <w:fldChar w:fldCharType="end"/>
      </w:r>
    </w:p>
    <w:p>
      <w:pPr>
        <w:pStyle w:val="15"/>
        <w:tabs>
          <w:tab w:val="right" w:leader="dot" w:pos="8306"/>
        </w:tabs>
      </w:pPr>
      <w:r>
        <w:fldChar w:fldCharType="begin"/>
      </w:r>
      <w:r>
        <w:instrText xml:space="preserve"> HYPERLINK \l "_Toc21317" </w:instrText>
      </w:r>
      <w:r>
        <w:fldChar w:fldCharType="separate"/>
      </w:r>
      <w:r>
        <w:t>2</w:t>
      </w:r>
      <w:r>
        <w:rPr>
          <w:bCs/>
          <w:kern w:val="44"/>
          <w:szCs w:val="44"/>
        </w:rPr>
        <w:t xml:space="preserve">1． </w:t>
      </w:r>
      <w:r>
        <w:rPr>
          <w:rFonts w:hint="eastAsia"/>
        </w:rPr>
        <w:t>城市合伙人返佣（高）</w:t>
      </w:r>
      <w:r>
        <w:tab/>
      </w:r>
      <w:r>
        <w:fldChar w:fldCharType="end"/>
      </w:r>
    </w:p>
    <w:p>
      <w:pPr>
        <w:pStyle w:val="15"/>
        <w:tabs>
          <w:tab w:val="right" w:leader="dot" w:pos="8306"/>
        </w:tabs>
      </w:pPr>
      <w:r>
        <w:fldChar w:fldCharType="begin"/>
      </w:r>
      <w:r>
        <w:instrText xml:space="preserve"> HYPERLINK \l "_Toc32751" </w:instrText>
      </w:r>
      <w:r>
        <w:fldChar w:fldCharType="separate"/>
      </w:r>
      <w:r>
        <w:t>2</w:t>
      </w:r>
      <w:r>
        <w:rPr>
          <w:bCs/>
          <w:kern w:val="44"/>
          <w:szCs w:val="44"/>
        </w:rPr>
        <w:t xml:space="preserve">2． </w:t>
      </w:r>
      <w:r>
        <w:rPr>
          <w:rFonts w:hint="eastAsia"/>
        </w:rPr>
        <w:t>平台交易明细（高）</w:t>
      </w:r>
      <w:r>
        <w:tab/>
      </w:r>
      <w:r>
        <w:fldChar w:fldCharType="end"/>
      </w:r>
    </w:p>
    <w:p>
      <w:pPr>
        <w:pStyle w:val="15"/>
        <w:tabs>
          <w:tab w:val="right" w:leader="dot" w:pos="8306"/>
        </w:tabs>
      </w:pPr>
      <w:r>
        <w:fldChar w:fldCharType="begin"/>
      </w:r>
      <w:r>
        <w:instrText xml:space="preserve"> HYPERLINK \l "_Toc26678" </w:instrText>
      </w:r>
      <w:r>
        <w:fldChar w:fldCharType="separate"/>
      </w:r>
      <w:r>
        <w:t>2</w:t>
      </w:r>
      <w:r>
        <w:rPr>
          <w:bCs/>
          <w:kern w:val="44"/>
          <w:szCs w:val="44"/>
        </w:rPr>
        <w:t xml:space="preserve">3． </w:t>
      </w:r>
      <w:r>
        <w:rPr>
          <w:rFonts w:hint="eastAsia"/>
        </w:rPr>
        <w:t>人人都是人脉王</w:t>
      </w:r>
      <w:r>
        <w:tab/>
      </w:r>
      <w:r>
        <w:fldChar w:fldCharType="end"/>
      </w:r>
    </w:p>
    <w:p>
      <w:pPr>
        <w:pStyle w:val="19"/>
        <w:tabs>
          <w:tab w:val="right" w:leader="dot" w:pos="8306"/>
        </w:tabs>
      </w:pPr>
      <w:r>
        <w:fldChar w:fldCharType="begin"/>
      </w:r>
      <w:r>
        <w:instrText xml:space="preserve"> HYPERLINK \l "_Toc13824" </w:instrText>
      </w:r>
      <w:r>
        <w:fldChar w:fldCharType="separate"/>
      </w:r>
      <w:r>
        <w:t>1</w:t>
      </w:r>
      <w:r>
        <w:rPr>
          <w:rFonts w:asciiTheme="majorHAnsi" w:hAnsiTheme="majorHAnsi" w:eastAsiaTheme="majorEastAsia" w:cstheme="majorBidi"/>
          <w:bCs/>
        </w:rPr>
        <w:t xml:space="preserve">． </w:t>
      </w:r>
      <w:r>
        <w:rPr>
          <w:rFonts w:hint="eastAsia"/>
        </w:rPr>
        <w:t>人脉兼职（高）</w:t>
      </w:r>
      <w:r>
        <w:tab/>
      </w:r>
      <w:r>
        <w:fldChar w:fldCharType="end"/>
      </w:r>
    </w:p>
    <w:p>
      <w:pPr>
        <w:pStyle w:val="19"/>
        <w:tabs>
          <w:tab w:val="right" w:leader="dot" w:pos="8306"/>
        </w:tabs>
      </w:pPr>
      <w:r>
        <w:fldChar w:fldCharType="begin"/>
      </w:r>
      <w:r>
        <w:instrText xml:space="preserve"> HYPERLINK \l "_Toc1139" </w:instrText>
      </w:r>
      <w:r>
        <w:fldChar w:fldCharType="separate"/>
      </w:r>
      <w:r>
        <w:t>2</w:t>
      </w:r>
      <w:r>
        <w:rPr>
          <w:rFonts w:asciiTheme="majorHAnsi" w:hAnsiTheme="majorHAnsi" w:eastAsiaTheme="majorEastAsia" w:cstheme="majorBidi"/>
          <w:bCs/>
        </w:rPr>
        <w:t xml:space="preserve">． </w:t>
      </w:r>
      <w:r>
        <w:rPr>
          <w:rFonts w:hint="eastAsia"/>
        </w:rPr>
        <w:t>我是人脉王（高）</w:t>
      </w:r>
      <w:r>
        <w:tab/>
      </w:r>
      <w:r>
        <w:fldChar w:fldCharType="end"/>
      </w:r>
    </w:p>
    <w:p>
      <w:pPr>
        <w:pStyle w:val="19"/>
        <w:tabs>
          <w:tab w:val="right" w:leader="dot" w:pos="8306"/>
        </w:tabs>
      </w:pPr>
      <w:r>
        <w:fldChar w:fldCharType="begin"/>
      </w:r>
      <w:r>
        <w:instrText xml:space="preserve"> HYPERLINK \l "_Toc20115" </w:instrText>
      </w:r>
      <w:r>
        <w:fldChar w:fldCharType="separate"/>
      </w:r>
      <w:r>
        <w:t>3</w:t>
      </w:r>
      <w:r>
        <w:rPr>
          <w:rFonts w:asciiTheme="majorHAnsi" w:hAnsiTheme="majorHAnsi" w:eastAsiaTheme="majorEastAsia" w:cstheme="majorBidi"/>
          <w:bCs/>
        </w:rPr>
        <w:t xml:space="preserve">． </w:t>
      </w:r>
      <w:r>
        <w:rPr>
          <w:rFonts w:hint="eastAsia"/>
        </w:rPr>
        <w:t>兼客详情（高）</w:t>
      </w:r>
      <w:r>
        <w:tab/>
      </w:r>
      <w:r>
        <w:fldChar w:fldCharType="end"/>
      </w:r>
    </w:p>
    <w:p>
      <w:pPr>
        <w:jc w:val="center"/>
      </w:pPr>
      <w:r>
        <w:rPr>
          <w:rFonts w:hint="eastAsia"/>
        </w:rPr>
        <w:fldChar w:fldCharType="end"/>
      </w:r>
    </w:p>
    <w:p/>
    <w:p/>
    <w:p>
      <w:pPr>
        <w:pStyle w:val="2"/>
        <w:numPr>
          <w:ilvl w:val="0"/>
          <w:numId w:val="2"/>
        </w:numPr>
        <w:ind w:firstLine="425"/>
      </w:pPr>
      <w:bookmarkStart w:id="4" w:name="_Toc14047"/>
      <w:r>
        <w:rPr>
          <w:rFonts w:hint="eastAsia"/>
        </w:rPr>
        <w:t>岗位收藏（低）</w:t>
      </w:r>
      <w:bookmarkEnd w:id="4"/>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岗位收藏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3"/>
              </w:numPr>
              <w:ind w:firstLineChars="0"/>
              <w:rPr>
                <w:sz w:val="18"/>
              </w:rPr>
            </w:pPr>
            <w:r>
              <w:rPr>
                <w:sz w:val="18"/>
              </w:rPr>
              <w:t>『岗位详情』页面新增一个「收藏」按钮</w:t>
            </w:r>
          </w:p>
          <w:p>
            <w:pPr>
              <w:pStyle w:val="34"/>
              <w:numPr>
                <w:ilvl w:val="0"/>
                <w:numId w:val="3"/>
              </w:numPr>
              <w:ind w:firstLineChars="0"/>
              <w:rPr>
                <w:sz w:val="18"/>
              </w:rPr>
            </w:pPr>
            <w:r>
              <w:rPr>
                <w:sz w:val="18"/>
              </w:rPr>
              <w:t>岗位未收藏状态下</w:t>
            </w:r>
            <w:r>
              <w:rPr>
                <w:rFonts w:hint="eastAsia"/>
                <w:sz w:val="18"/>
              </w:rPr>
              <w:t>，</w:t>
            </w:r>
            <w:r>
              <w:rPr>
                <w:sz w:val="18"/>
              </w:rPr>
              <w:t>点击「收藏」按钮</w:t>
            </w:r>
            <w:r>
              <w:rPr>
                <w:rFonts w:hint="eastAsia"/>
                <w:sz w:val="18"/>
              </w:rPr>
              <w:t>，</w:t>
            </w:r>
            <w:r>
              <w:rPr>
                <w:sz w:val="18"/>
              </w:rPr>
              <w:t>提示收藏成功</w:t>
            </w:r>
            <w:r>
              <w:rPr>
                <w:rFonts w:hint="eastAsia"/>
                <w:sz w:val="18"/>
              </w:rPr>
              <w:t>，</w:t>
            </w:r>
            <w:r>
              <w:rPr>
                <w:sz w:val="18"/>
              </w:rPr>
              <w:t>岗位变为收藏状态；岗位收藏状态下</w:t>
            </w:r>
            <w:r>
              <w:rPr>
                <w:rFonts w:hint="eastAsia"/>
                <w:sz w:val="18"/>
              </w:rPr>
              <w:t>，</w:t>
            </w:r>
            <w:r>
              <w:rPr>
                <w:sz w:val="18"/>
              </w:rPr>
              <w:t>点击「取消收藏」按钮</w:t>
            </w:r>
            <w:r>
              <w:rPr>
                <w:rFonts w:hint="eastAsia"/>
                <w:sz w:val="18"/>
              </w:rPr>
              <w:t>，</w:t>
            </w:r>
            <w:r>
              <w:rPr>
                <w:sz w:val="18"/>
              </w:rPr>
              <w:t>提示取消收藏成功</w:t>
            </w:r>
            <w:r>
              <w:rPr>
                <w:rFonts w:hint="eastAsia"/>
                <w:sz w:val="18"/>
              </w:rPr>
              <w:t>，</w:t>
            </w:r>
            <w:r>
              <w:rPr>
                <w:sz w:val="18"/>
              </w:rPr>
              <w:t>岗位变为未收藏状态</w:t>
            </w:r>
          </w:p>
          <w:p>
            <w:pPr>
              <w:jc w:val="center"/>
              <w:rPr>
                <w:sz w:val="18"/>
              </w:rPr>
            </w:pPr>
            <w:r>
              <w:drawing>
                <wp:inline distT="0" distB="0" distL="0" distR="0">
                  <wp:extent cx="1940560" cy="3491865"/>
                  <wp:effectExtent l="0" t="0" r="254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1113" cy="3492000"/>
                          </a:xfrm>
                          <a:prstGeom prst="rect">
                            <a:avLst/>
                          </a:prstGeom>
                        </pic:spPr>
                      </pic:pic>
                    </a:graphicData>
                  </a:graphic>
                </wp:inline>
              </w:drawing>
            </w:r>
            <w:r>
              <w:drawing>
                <wp:inline distT="0" distB="0" distL="0" distR="0">
                  <wp:extent cx="1972945" cy="35052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stretch>
                            <a:fillRect/>
                          </a:stretch>
                        </pic:blipFill>
                        <pic:spPr>
                          <a:xfrm>
                            <a:off x="0" y="0"/>
                            <a:ext cx="1976312" cy="3511368"/>
                          </a:xfrm>
                          <a:prstGeom prst="rect">
                            <a:avLst/>
                          </a:prstGeom>
                        </pic:spPr>
                      </pic:pic>
                    </a:graphicData>
                  </a:graphic>
                </wp:inline>
              </w:drawing>
            </w:r>
          </w:p>
          <w:p>
            <w:pPr>
              <w:jc w:val="center"/>
              <w:rPr>
                <w:sz w:val="18"/>
              </w:rPr>
            </w:pPr>
            <w:r>
              <w:drawing>
                <wp:inline distT="0" distB="0" distL="0" distR="0">
                  <wp:extent cx="1971040" cy="3491865"/>
                  <wp:effectExtent l="0" t="0" r="1016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1971370" cy="3492000"/>
                          </a:xfrm>
                          <a:prstGeom prst="rect">
                            <a:avLst/>
                          </a:prstGeom>
                        </pic:spPr>
                      </pic:pic>
                    </a:graphicData>
                  </a:graphic>
                </wp:inline>
              </w:drawing>
            </w:r>
            <w:r>
              <w:drawing>
                <wp:inline distT="0" distB="0" distL="0" distR="0">
                  <wp:extent cx="1943735" cy="3491865"/>
                  <wp:effectExtent l="0" t="0" r="1841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1944128" cy="3492000"/>
                          </a:xfrm>
                          <a:prstGeom prst="rect">
                            <a:avLst/>
                          </a:prstGeom>
                        </pic:spPr>
                      </pic:pic>
                    </a:graphicData>
                  </a:graphic>
                </wp:inline>
              </w:drawing>
            </w:r>
          </w:p>
          <w:p>
            <w:pPr>
              <w:pStyle w:val="34"/>
              <w:numPr>
                <w:ilvl w:val="0"/>
                <w:numId w:val="3"/>
              </w:numPr>
              <w:ind w:firstLineChars="0"/>
              <w:rPr>
                <w:sz w:val="18"/>
              </w:rPr>
            </w:pPr>
            <w:r>
              <w:rPr>
                <w:rFonts w:hint="eastAsia"/>
                <w:sz w:val="18"/>
              </w:rPr>
              <w:t>『个人中心页面』在兼职意向上面新增「岗位收藏」按钮，同属于第二类。</w:t>
            </w:r>
          </w:p>
          <w:p>
            <w:pPr>
              <w:jc w:val="center"/>
              <w:rPr>
                <w:sz w:val="18"/>
              </w:rPr>
            </w:pPr>
            <w:r>
              <w:drawing>
                <wp:inline distT="0" distB="0" distL="0" distR="0">
                  <wp:extent cx="1969135" cy="3491865"/>
                  <wp:effectExtent l="0" t="0" r="12065"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1969326" cy="3492000"/>
                          </a:xfrm>
                          <a:prstGeom prst="rect">
                            <a:avLst/>
                          </a:prstGeom>
                        </pic:spPr>
                      </pic:pic>
                    </a:graphicData>
                  </a:graphic>
                </wp:inline>
              </w:drawing>
            </w:r>
          </w:p>
          <w:p>
            <w:pPr>
              <w:pStyle w:val="34"/>
              <w:numPr>
                <w:ilvl w:val="0"/>
                <w:numId w:val="3"/>
              </w:numPr>
              <w:ind w:firstLineChars="0"/>
              <w:rPr>
                <w:sz w:val="18"/>
              </w:rPr>
            </w:pPr>
            <w:r>
              <w:rPr>
                <w:rFonts w:hint="eastAsia"/>
                <w:sz w:val="18"/>
              </w:rPr>
              <w:t>点击「岗位收藏」按钮，进入『岗位收藏』页面</w:t>
            </w:r>
          </w:p>
          <w:p>
            <w:pPr>
              <w:pStyle w:val="34"/>
              <w:numPr>
                <w:ilvl w:val="1"/>
                <w:numId w:val="3"/>
              </w:numPr>
              <w:ind w:firstLineChars="0"/>
              <w:rPr>
                <w:sz w:val="18"/>
              </w:rPr>
            </w:pPr>
            <w:r>
              <w:rPr>
                <w:sz w:val="18"/>
              </w:rPr>
              <w:t>未下架的岗位</w:t>
            </w:r>
            <w:r>
              <w:rPr>
                <w:rFonts w:hint="eastAsia"/>
                <w:sz w:val="18"/>
              </w:rPr>
              <w:t>，</w:t>
            </w:r>
            <w:r>
              <w:rPr>
                <w:sz w:val="18"/>
              </w:rPr>
              <w:t>显示岗位单元格</w:t>
            </w:r>
          </w:p>
          <w:p>
            <w:pPr>
              <w:pStyle w:val="34"/>
              <w:numPr>
                <w:ilvl w:val="2"/>
                <w:numId w:val="3"/>
              </w:numPr>
              <w:ind w:firstLineChars="0"/>
              <w:rPr>
                <w:sz w:val="18"/>
              </w:rPr>
            </w:pPr>
            <w:r>
              <w:rPr>
                <w:sz w:val="18"/>
              </w:rPr>
              <w:t>岗位单元格包括</w:t>
            </w:r>
            <w:r>
              <w:rPr>
                <w:rFonts w:hint="eastAsia"/>
                <w:sz w:val="18"/>
              </w:rPr>
              <w:t>：</w:t>
            </w:r>
            <w:r>
              <w:rPr>
                <w:sz w:val="18"/>
              </w:rPr>
              <w:t>岗位类型标识</w:t>
            </w:r>
            <w:r>
              <w:rPr>
                <w:rFonts w:hint="eastAsia"/>
                <w:sz w:val="18"/>
              </w:rPr>
              <w:t>+岗位标题+日期+地点+薪资（与岗位列表相同）</w:t>
            </w:r>
          </w:p>
          <w:p>
            <w:pPr>
              <w:pStyle w:val="34"/>
              <w:numPr>
                <w:ilvl w:val="1"/>
                <w:numId w:val="3"/>
              </w:numPr>
              <w:ind w:firstLineChars="0"/>
              <w:rPr>
                <w:sz w:val="18"/>
              </w:rPr>
            </w:pPr>
            <w:r>
              <w:rPr>
                <w:sz w:val="18"/>
              </w:rPr>
              <w:t>已下架的岗位</w:t>
            </w:r>
            <w:r>
              <w:rPr>
                <w:rFonts w:hint="eastAsia"/>
                <w:sz w:val="18"/>
              </w:rPr>
              <w:t>，</w:t>
            </w:r>
            <w:r>
              <w:rPr>
                <w:sz w:val="18"/>
              </w:rPr>
              <w:t>显示岗位单元格</w:t>
            </w:r>
          </w:p>
          <w:p>
            <w:pPr>
              <w:pStyle w:val="34"/>
              <w:numPr>
                <w:ilvl w:val="2"/>
                <w:numId w:val="3"/>
              </w:numPr>
              <w:ind w:firstLineChars="0"/>
              <w:rPr>
                <w:sz w:val="18"/>
              </w:rPr>
            </w:pPr>
            <w:r>
              <w:rPr>
                <w:sz w:val="18"/>
              </w:rPr>
              <w:t>岗位单元格包括</w:t>
            </w:r>
            <w:r>
              <w:rPr>
                <w:rFonts w:hint="eastAsia"/>
                <w:sz w:val="18"/>
              </w:rPr>
              <w:t>：</w:t>
            </w:r>
            <w:r>
              <w:rPr>
                <w:sz w:val="18"/>
              </w:rPr>
              <w:t>岗位类型标识</w:t>
            </w:r>
            <w:r>
              <w:rPr>
                <w:rFonts w:hint="eastAsia"/>
                <w:sz w:val="18"/>
              </w:rPr>
              <w:t>+岗位标题+日期+地点+薪资+</w:t>
            </w:r>
            <w:r>
              <w:rPr>
                <w:rFonts w:hint="eastAsia"/>
                <w:sz w:val="18"/>
                <w:highlight w:val="yellow"/>
              </w:rPr>
              <w:t>已下架标识</w:t>
            </w:r>
          </w:p>
          <w:p>
            <w:pPr>
              <w:pStyle w:val="34"/>
              <w:numPr>
                <w:ilvl w:val="1"/>
                <w:numId w:val="3"/>
              </w:numPr>
              <w:ind w:firstLineChars="0"/>
              <w:rPr>
                <w:sz w:val="18"/>
              </w:rPr>
            </w:pPr>
            <w:r>
              <w:rPr>
                <w:sz w:val="18"/>
              </w:rPr>
              <w:t>岗位列表的排序</w:t>
            </w:r>
            <w:r>
              <w:rPr>
                <w:rFonts w:hint="eastAsia"/>
                <w:sz w:val="18"/>
              </w:rPr>
              <w:t>：收藏时间降序（最新的时间排的越靠前）</w:t>
            </w:r>
          </w:p>
          <w:p>
            <w:pPr>
              <w:pStyle w:val="34"/>
              <w:numPr>
                <w:ilvl w:val="0"/>
                <w:numId w:val="3"/>
              </w:numPr>
              <w:ind w:firstLineChars="0"/>
              <w:rPr>
                <w:sz w:val="18"/>
              </w:rPr>
            </w:pPr>
            <w:r>
              <w:rPr>
                <w:rFonts w:hint="eastAsia"/>
                <w:sz w:val="18"/>
              </w:rPr>
              <w:t>当用户没有任何收藏岗位时，如下右图样式</w:t>
            </w:r>
          </w:p>
          <w:p>
            <w:pPr>
              <w:pStyle w:val="34"/>
              <w:numPr>
                <w:ilvl w:val="0"/>
                <w:numId w:val="3"/>
              </w:numPr>
              <w:ind w:firstLineChars="0"/>
              <w:rPr>
                <w:sz w:val="18"/>
              </w:rPr>
            </w:pPr>
            <w:r>
              <w:rPr>
                <w:rFonts w:hint="eastAsia"/>
                <w:sz w:val="18"/>
              </w:rPr>
              <w:t>无数据页面内容包括：无数据图标+文案【收藏感兴趣的兼职岗位】（无数据图标UI不提供了，与APP其他页面无数据图标相同）</w:t>
            </w:r>
          </w:p>
          <w:p>
            <w:pPr>
              <w:jc w:val="center"/>
              <w:rPr>
                <w:sz w:val="18"/>
              </w:rPr>
            </w:pPr>
            <w:r>
              <w:drawing>
                <wp:inline distT="0" distB="0" distL="0" distR="0">
                  <wp:extent cx="2001520" cy="3491865"/>
                  <wp:effectExtent l="0" t="0" r="1778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2002012" cy="3492000"/>
                          </a:xfrm>
                          <a:prstGeom prst="rect">
                            <a:avLst/>
                          </a:prstGeom>
                        </pic:spPr>
                      </pic:pic>
                    </a:graphicData>
                  </a:graphic>
                </wp:inline>
              </w:drawing>
            </w:r>
            <w:r>
              <w:drawing>
                <wp:inline distT="0" distB="0" distL="0" distR="0">
                  <wp:extent cx="2016125" cy="3491865"/>
                  <wp:effectExtent l="0" t="0" r="31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2016579" cy="3492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5" w:name="_Toc13218"/>
      <w:r>
        <w:rPr>
          <w:rFonts w:hint="eastAsia"/>
        </w:rPr>
        <w:t>快捷发布（低）</w:t>
      </w:r>
      <w:bookmarkEnd w:id="5"/>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快捷发布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4"/>
              </w:numPr>
              <w:ind w:firstLineChars="0"/>
              <w:rPr>
                <w:sz w:val="18"/>
              </w:rPr>
            </w:pPr>
            <w:r>
              <w:rPr>
                <w:sz w:val="18"/>
              </w:rPr>
              <w:t>『新建普通岗位』页面新增「模板」按钮</w:t>
            </w:r>
            <w:r>
              <w:rPr>
                <w:rFonts w:hint="eastAsia"/>
                <w:sz w:val="18"/>
              </w:rPr>
              <w:t>，</w:t>
            </w:r>
            <w:r>
              <w:rPr>
                <w:sz w:val="18"/>
              </w:rPr>
              <w:t>点击模板进行『历史岗位模板』页面</w:t>
            </w:r>
          </w:p>
          <w:p>
            <w:pPr>
              <w:pStyle w:val="34"/>
              <w:numPr>
                <w:ilvl w:val="0"/>
                <w:numId w:val="4"/>
              </w:numPr>
              <w:ind w:firstLineChars="0"/>
              <w:rPr>
                <w:sz w:val="18"/>
              </w:rPr>
            </w:pPr>
            <w:r>
              <w:rPr>
                <w:sz w:val="18"/>
              </w:rPr>
              <w:t>『历史岗位模板』页面显示该雇主曾经发布的普通岗位</w:t>
            </w:r>
            <w:r>
              <w:rPr>
                <w:rFonts w:hint="eastAsia"/>
                <w:sz w:val="18"/>
              </w:rPr>
              <w:t>，</w:t>
            </w:r>
            <w:r>
              <w:rPr>
                <w:sz w:val="18"/>
              </w:rPr>
              <w:t>内容包括</w:t>
            </w:r>
            <w:r>
              <w:rPr>
                <w:rFonts w:hint="eastAsia"/>
                <w:sz w:val="18"/>
              </w:rPr>
              <w:t>：「关闭」按钮+</w:t>
            </w:r>
            <w:r>
              <w:rPr>
                <w:sz w:val="18"/>
              </w:rPr>
              <w:t>岗位单元格</w:t>
            </w:r>
          </w:p>
          <w:p>
            <w:pPr>
              <w:pStyle w:val="34"/>
              <w:numPr>
                <w:ilvl w:val="1"/>
                <w:numId w:val="4"/>
              </w:numPr>
              <w:ind w:firstLineChars="0"/>
              <w:rPr>
                <w:sz w:val="18"/>
              </w:rPr>
            </w:pPr>
            <w:r>
              <w:rPr>
                <w:sz w:val="18"/>
              </w:rPr>
              <w:t>岗位单元格包括</w:t>
            </w:r>
            <w:r>
              <w:rPr>
                <w:rFonts w:hint="eastAsia"/>
                <w:sz w:val="18"/>
              </w:rPr>
              <w:t>：</w:t>
            </w:r>
            <w:r>
              <w:rPr>
                <w:sz w:val="18"/>
              </w:rPr>
              <w:t>岗位标题</w:t>
            </w:r>
            <w:r>
              <w:rPr>
                <w:rFonts w:hint="eastAsia"/>
                <w:sz w:val="18"/>
              </w:rPr>
              <w:t>+日期+地点+薪资</w:t>
            </w:r>
          </w:p>
          <w:p>
            <w:pPr>
              <w:pStyle w:val="34"/>
              <w:numPr>
                <w:ilvl w:val="1"/>
                <w:numId w:val="4"/>
              </w:numPr>
              <w:ind w:firstLineChars="0"/>
              <w:rPr>
                <w:sz w:val="18"/>
              </w:rPr>
            </w:pPr>
            <w:r>
              <w:rPr>
                <w:sz w:val="18"/>
              </w:rPr>
              <w:t>岗位排序</w:t>
            </w:r>
            <w:r>
              <w:rPr>
                <w:rFonts w:hint="eastAsia"/>
                <w:sz w:val="18"/>
              </w:rPr>
              <w:t>：发布</w:t>
            </w:r>
            <w:r>
              <w:rPr>
                <w:sz w:val="18"/>
              </w:rPr>
              <w:t>时间降序</w:t>
            </w:r>
            <w:r>
              <w:rPr>
                <w:rFonts w:hint="eastAsia"/>
                <w:sz w:val="18"/>
              </w:rPr>
              <w:t>（最新的时间排的越靠前）</w:t>
            </w:r>
          </w:p>
          <w:p>
            <w:pPr>
              <w:pStyle w:val="34"/>
              <w:numPr>
                <w:ilvl w:val="0"/>
                <w:numId w:val="4"/>
              </w:numPr>
              <w:ind w:firstLineChars="0"/>
              <w:rPr>
                <w:sz w:val="18"/>
              </w:rPr>
            </w:pPr>
            <w:r>
              <w:rPr>
                <w:sz w:val="18"/>
              </w:rPr>
              <w:t>若该用户没有曾经发布的普通岗位</w:t>
            </w:r>
            <w:r>
              <w:rPr>
                <w:rFonts w:hint="eastAsia"/>
                <w:sz w:val="18"/>
              </w:rPr>
              <w:t>，</w:t>
            </w:r>
            <w:r>
              <w:rPr>
                <w:sz w:val="18"/>
              </w:rPr>
              <w:t>则不显示「模板」按钮</w:t>
            </w:r>
          </w:p>
          <w:p>
            <w:pPr>
              <w:pStyle w:val="34"/>
              <w:numPr>
                <w:ilvl w:val="0"/>
                <w:numId w:val="4"/>
              </w:numPr>
              <w:ind w:firstLineChars="0"/>
              <w:rPr>
                <w:sz w:val="18"/>
              </w:rPr>
            </w:pPr>
            <w:r>
              <w:rPr>
                <w:sz w:val="18"/>
              </w:rPr>
              <w:t>点击关闭按钮</w:t>
            </w:r>
            <w:r>
              <w:rPr>
                <w:rFonts w:hint="eastAsia"/>
                <w:sz w:val="18"/>
              </w:rPr>
              <w:t>，</w:t>
            </w:r>
            <w:r>
              <w:rPr>
                <w:sz w:val="18"/>
              </w:rPr>
              <w:t>关闭『历史岗位模板』页面</w:t>
            </w:r>
            <w:r>
              <w:rPr>
                <w:rFonts w:hint="eastAsia"/>
                <w:sz w:val="18"/>
              </w:rPr>
              <w:t>，</w:t>
            </w:r>
            <w:r>
              <w:rPr>
                <w:sz w:val="18"/>
              </w:rPr>
              <w:t>点击岗位单元格</w:t>
            </w:r>
            <w:r>
              <w:rPr>
                <w:rFonts w:hint="eastAsia"/>
                <w:sz w:val="18"/>
              </w:rPr>
              <w:t>，</w:t>
            </w:r>
            <w:r>
              <w:rPr>
                <w:sz w:val="18"/>
                <w:highlight w:val="yellow"/>
              </w:rPr>
              <w:t>回到新建普通岗位并将历史岗位的数据填入</w:t>
            </w:r>
            <w:r>
              <w:rPr>
                <w:rFonts w:hint="eastAsia"/>
                <w:sz w:val="18"/>
                <w:highlight w:val="yellow"/>
              </w:rPr>
              <w:t>（与快捷发布的逻辑相同：开始结束、报名截止日期都不填）</w:t>
            </w:r>
          </w:p>
          <w:p>
            <w:pPr>
              <w:pStyle w:val="34"/>
              <w:numPr>
                <w:ilvl w:val="0"/>
                <w:numId w:val="4"/>
              </w:numPr>
              <w:ind w:firstLineChars="0"/>
              <w:rPr>
                <w:sz w:val="18"/>
              </w:rPr>
            </w:pPr>
            <w:r>
              <w:rPr>
                <w:sz w:val="18"/>
                <w:highlight w:val="yellow"/>
              </w:rPr>
              <w:t>发布包招岗位</w:t>
            </w:r>
            <w:r>
              <w:rPr>
                <w:rFonts w:hint="eastAsia"/>
                <w:sz w:val="18"/>
                <w:highlight w:val="yellow"/>
              </w:rPr>
              <w:t>、</w:t>
            </w:r>
            <w:r>
              <w:rPr>
                <w:sz w:val="18"/>
                <w:highlight w:val="yellow"/>
              </w:rPr>
              <w:t>快招岗位与发布普通岗位快捷方式相同</w:t>
            </w:r>
            <w:r>
              <w:rPr>
                <w:rFonts w:hint="eastAsia"/>
                <w:sz w:val="18"/>
                <w:highlight w:val="yellow"/>
              </w:rPr>
              <w:t>。</w:t>
            </w:r>
          </w:p>
          <w:p>
            <w:pPr>
              <w:pStyle w:val="34"/>
              <w:numPr>
                <w:ilvl w:val="0"/>
                <w:numId w:val="4"/>
              </w:numPr>
              <w:ind w:firstLineChars="0"/>
              <w:rPr>
                <w:sz w:val="18"/>
              </w:rPr>
            </w:pPr>
            <w:r>
              <w:rPr>
                <w:sz w:val="18"/>
                <w:highlight w:val="yellow"/>
              </w:rPr>
              <w:t>在新建普通岗位的模板中</w:t>
            </w:r>
            <w:r>
              <w:rPr>
                <w:rFonts w:hint="eastAsia"/>
                <w:sz w:val="18"/>
                <w:highlight w:val="yellow"/>
              </w:rPr>
              <w:t>，</w:t>
            </w:r>
            <w:r>
              <w:rPr>
                <w:sz w:val="18"/>
                <w:highlight w:val="yellow"/>
              </w:rPr>
              <w:t>只显示历史发布的普通岗位</w:t>
            </w:r>
            <w:r>
              <w:rPr>
                <w:rFonts w:hint="eastAsia"/>
                <w:sz w:val="18"/>
                <w:highlight w:val="yellow"/>
              </w:rPr>
              <w:t>（包招、快招也相同）</w:t>
            </w:r>
          </w:p>
          <w:p>
            <w:pPr>
              <w:jc w:val="center"/>
              <w:rPr>
                <w:sz w:val="18"/>
              </w:rPr>
            </w:pPr>
            <w:r>
              <w:drawing>
                <wp:inline distT="0" distB="0" distL="0" distR="0">
                  <wp:extent cx="1990090" cy="3491865"/>
                  <wp:effectExtent l="0" t="0" r="1016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1990338" cy="3492000"/>
                          </a:xfrm>
                          <a:prstGeom prst="rect">
                            <a:avLst/>
                          </a:prstGeom>
                        </pic:spPr>
                      </pic:pic>
                    </a:graphicData>
                  </a:graphic>
                </wp:inline>
              </w:drawing>
            </w:r>
            <w:r>
              <w:drawing>
                <wp:inline distT="0" distB="0" distL="0" distR="0">
                  <wp:extent cx="1983740" cy="3491865"/>
                  <wp:effectExtent l="0" t="0" r="1651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1983742" cy="3492000"/>
                          </a:xfrm>
                          <a:prstGeom prst="rect">
                            <a:avLst/>
                          </a:prstGeom>
                        </pic:spPr>
                      </pic:pic>
                    </a:graphicData>
                  </a:graphic>
                </wp:inline>
              </w:drawing>
            </w:r>
          </w:p>
          <w:p>
            <w:pPr>
              <w:pStyle w:val="34"/>
              <w:numPr>
                <w:ilvl w:val="0"/>
                <w:numId w:val="4"/>
              </w:numPr>
              <w:ind w:firstLineChars="0"/>
              <w:rPr>
                <w:sz w:val="18"/>
              </w:rPr>
            </w:pPr>
            <w:r>
              <w:rPr>
                <w:rFonts w:hint="eastAsia"/>
                <w:sz w:val="18"/>
              </w:rPr>
              <w:t>移除</w:t>
            </w:r>
          </w:p>
          <w:p>
            <w:pPr>
              <w:pStyle w:val="34"/>
              <w:numPr>
                <w:ilvl w:val="1"/>
                <w:numId w:val="4"/>
              </w:numPr>
              <w:ind w:firstLineChars="0"/>
              <w:rPr>
                <w:sz w:val="18"/>
              </w:rPr>
            </w:pPr>
            <w:r>
              <w:rPr>
                <w:sz w:val="18"/>
              </w:rPr>
              <w:t>Web已完成岗位菜单中的快捷发布按钮</w:t>
            </w:r>
          </w:p>
          <w:p>
            <w:pPr>
              <w:pStyle w:val="34"/>
              <w:numPr>
                <w:ilvl w:val="1"/>
                <w:numId w:val="4"/>
              </w:numPr>
              <w:ind w:firstLineChars="0"/>
              <w:rPr>
                <w:ins w:id="43" w:author="Administrator" w:date="2016-08-22T17:59:00Z"/>
                <w:sz w:val="18"/>
              </w:rPr>
            </w:pPr>
            <w:r>
              <w:rPr>
                <w:sz w:val="18"/>
              </w:rPr>
              <w:t>App雇主端岗位详情右上角的快捷发布按钮</w:t>
            </w:r>
          </w:p>
          <w:p>
            <w:pPr>
              <w:pStyle w:val="34"/>
              <w:numPr>
                <w:ilvl w:val="1"/>
                <w:numId w:val="4"/>
              </w:numPr>
              <w:ind w:firstLineChars="0"/>
              <w:rPr>
                <w:sz w:val="18"/>
              </w:rPr>
            </w:pPr>
            <w:ins w:id="44" w:author="Administrator" w:date="2016-08-22T17:59:00Z">
              <w:r>
                <w:rPr>
                  <w:rFonts w:hint="eastAsia"/>
                  <w:sz w:val="18"/>
                </w:rPr>
                <w:t>App雇主端兼客管理右上角</w:t>
              </w:r>
            </w:ins>
            <w:ins w:id="45" w:author="Administrator" w:date="2016-08-22T18:00:00Z">
              <w:r>
                <w:rPr>
                  <w:rFonts w:hint="eastAsia"/>
                  <w:sz w:val="18"/>
                </w:rPr>
                <w:t>的快捷发布按钮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sz w:val="18"/>
                <w:highlight w:val="yellow"/>
              </w:rPr>
            </w:pPr>
            <w:r>
              <w:rPr>
                <w:rFonts w:hint="eastAsia"/>
                <w:sz w:val="18"/>
                <w:highlight w:val="yellow"/>
              </w:rPr>
              <w:t>历史岗位的样式以弹窗的样式显示（与点击报名时，弹出的登录弹窗相同）</w:t>
            </w:r>
          </w:p>
          <w:p>
            <w:pPr>
              <w:rPr>
                <w:rFonts w:hint="eastAsia"/>
                <w:sz w:val="18"/>
                <w:highlight w:val="yellow"/>
              </w:rPr>
            </w:pPr>
            <w:ins w:id="46" w:author="Administrator" w:date="2016-08-29T15:00:24Z">
              <w:r>
                <w:rPr>
                  <w:rFonts w:hint="eastAsia"/>
                  <w:sz w:val="18"/>
                  <w:highlight w:val="yellow"/>
                </w:rPr>
                <w:t>历史岗位模板中显示雇主所有发布过的岗位，状态包括：审核不通过、正在招聘、已过期、已下架</w:t>
              </w:r>
            </w:ins>
          </w:p>
        </w:tc>
      </w:tr>
    </w:tbl>
    <w:p>
      <w:pPr>
        <w:pStyle w:val="2"/>
        <w:numPr>
          <w:ilvl w:val="0"/>
          <w:numId w:val="2"/>
        </w:numPr>
        <w:ind w:firstLine="425"/>
      </w:pPr>
      <w:bookmarkStart w:id="6" w:name="_Toc14756"/>
      <w:r>
        <w:rPr>
          <w:rFonts w:hint="eastAsia"/>
        </w:rPr>
        <w:t>广告管理（低）</w:t>
      </w:r>
      <w:bookmarkEnd w:id="6"/>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广告管理页面优化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CMS端</w:t>
            </w:r>
            <w:r>
              <w:rPr>
                <w:rFonts w:hint="eastAsia"/>
                <w:sz w:val="18"/>
              </w:rPr>
              <w:t>、</w:t>
            </w:r>
            <w:r>
              <w:rPr>
                <w:sz w:val="18"/>
              </w:rPr>
              <w:t>APP端</w:t>
            </w:r>
            <w:r>
              <w:rPr>
                <w:rFonts w:hint="eastAsia"/>
                <w:sz w:val="18"/>
              </w:rPr>
              <w:t>、M端、WEB端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5"/>
              </w:numPr>
              <w:ind w:firstLineChars="0"/>
              <w:rPr>
                <w:sz w:val="18"/>
              </w:rPr>
            </w:pPr>
            <w:r>
              <w:rPr>
                <w:rFonts w:hint="eastAsia"/>
                <w:sz w:val="18"/>
              </w:rPr>
              <w:t>在【广告状态】和【操作】之间，新增【点击次数】统计</w:t>
            </w:r>
          </w:p>
          <w:p>
            <w:pPr>
              <w:pStyle w:val="34"/>
              <w:numPr>
                <w:ilvl w:val="1"/>
                <w:numId w:val="5"/>
              </w:numPr>
              <w:ind w:firstLineChars="0"/>
              <w:rPr>
                <w:sz w:val="18"/>
              </w:rPr>
            </w:pPr>
            <w:r>
              <w:rPr>
                <w:rFonts w:hint="eastAsia"/>
                <w:sz w:val="18"/>
              </w:rPr>
              <w:t>点击次数：</w:t>
            </w:r>
            <w:r>
              <w:rPr>
                <w:rFonts w:hint="eastAsia"/>
                <w:sz w:val="18"/>
                <w:highlight w:val="yellow"/>
              </w:rPr>
              <w:t>该广告</w:t>
            </w:r>
            <w:r>
              <w:rPr>
                <w:rFonts w:hint="eastAsia"/>
                <w:sz w:val="18"/>
              </w:rPr>
              <w:t>开始播放至结束，进行可延迟性的数据统计</w:t>
            </w:r>
          </w:p>
          <w:p>
            <w:pPr>
              <w:pStyle w:val="34"/>
              <w:numPr>
                <w:ilvl w:val="0"/>
                <w:numId w:val="5"/>
              </w:numPr>
              <w:ind w:firstLineChars="0"/>
              <w:rPr>
                <w:sz w:val="18"/>
              </w:rPr>
            </w:pPr>
            <w:r>
              <w:rPr>
                <w:sz w:val="18"/>
              </w:rPr>
              <w:t>在【结束时间】和【广告排序】之间新增【最近操作人】</w:t>
            </w:r>
          </w:p>
          <w:p>
            <w:pPr>
              <w:pStyle w:val="34"/>
              <w:numPr>
                <w:ilvl w:val="1"/>
                <w:numId w:val="5"/>
              </w:numPr>
              <w:ind w:firstLineChars="0"/>
              <w:rPr>
                <w:sz w:val="18"/>
              </w:rPr>
            </w:pPr>
            <w:r>
              <w:rPr>
                <w:sz w:val="18"/>
              </w:rPr>
              <w:t>最近操作人</w:t>
            </w:r>
            <w:r>
              <w:rPr>
                <w:rFonts w:hint="eastAsia"/>
                <w:sz w:val="18"/>
              </w:rPr>
              <w:t>：最后一个操作该广告的人，读取其账号姓名</w:t>
            </w:r>
          </w:p>
          <w:p>
            <w:pPr>
              <w:pStyle w:val="34"/>
              <w:numPr>
                <w:ilvl w:val="0"/>
                <w:numId w:val="5"/>
              </w:numPr>
              <w:ind w:firstLineChars="0"/>
              <w:rPr>
                <w:sz w:val="18"/>
              </w:rPr>
            </w:pPr>
            <w:r>
              <w:rPr>
                <w:sz w:val="18"/>
              </w:rPr>
              <w:t>广告管理页面排序</w:t>
            </w:r>
            <w:r>
              <w:rPr>
                <w:sz w:val="18"/>
                <w:highlight w:val="yellow"/>
              </w:rPr>
              <w:t>默认为添加时间</w:t>
            </w:r>
            <w:r>
              <w:rPr>
                <w:sz w:val="18"/>
              </w:rPr>
              <w:t>进行降序排序</w:t>
            </w:r>
            <w:r>
              <w:rPr>
                <w:rFonts w:hint="eastAsia"/>
                <w:sz w:val="18"/>
              </w:rPr>
              <w:t>（最新的时间排的越靠前）。</w:t>
            </w:r>
          </w:p>
          <w:p>
            <w:pPr>
              <w:jc w:val="center"/>
              <w:rPr>
                <w:sz w:val="18"/>
              </w:rPr>
            </w:pPr>
            <w:r>
              <w:drawing>
                <wp:inline distT="0" distB="0" distL="114300" distR="114300">
                  <wp:extent cx="4158615" cy="1288415"/>
                  <wp:effectExtent l="0" t="0" r="13335" b="6985"/>
                  <wp:docPr id="24" name="图片 8" descr="广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广告管理"/>
                          <pic:cNvPicPr>
                            <a:picLocks noChangeAspect="1"/>
                          </pic:cNvPicPr>
                        </pic:nvPicPr>
                        <pic:blipFill>
                          <a:blip r:embed="rId13"/>
                          <a:stretch>
                            <a:fillRect/>
                          </a:stretch>
                        </pic:blipFill>
                        <pic:spPr>
                          <a:xfrm>
                            <a:off x="0" y="0"/>
                            <a:ext cx="4158615" cy="1288415"/>
                          </a:xfrm>
                          <a:prstGeom prst="rect">
                            <a:avLst/>
                          </a:prstGeom>
                          <a:noFill/>
                          <a:ln w="9525">
                            <a:noFill/>
                          </a:ln>
                        </pic:spPr>
                      </pic:pic>
                    </a:graphicData>
                  </a:graphic>
                </wp:inline>
              </w:drawing>
            </w:r>
          </w:p>
          <w:p>
            <w:pPr>
              <w:pStyle w:val="34"/>
              <w:numPr>
                <w:ilvl w:val="0"/>
                <w:numId w:val="5"/>
              </w:numPr>
              <w:ind w:firstLineChars="0"/>
              <w:rPr>
                <w:sz w:val="18"/>
              </w:rPr>
            </w:pPr>
            <w:r>
              <w:rPr>
                <w:rFonts w:hint="eastAsia"/>
                <w:sz w:val="18"/>
              </w:rPr>
              <w:t>广告位：</w:t>
            </w:r>
          </w:p>
          <w:p>
            <w:pPr>
              <w:pStyle w:val="34"/>
              <w:numPr>
                <w:ilvl w:val="1"/>
                <w:numId w:val="5"/>
              </w:numPr>
              <w:ind w:firstLineChars="0"/>
              <w:rPr>
                <w:sz w:val="18"/>
              </w:rPr>
            </w:pPr>
            <w:r>
              <w:rPr>
                <w:rFonts w:hint="eastAsia"/>
                <w:sz w:val="18"/>
              </w:rPr>
              <w:t>IOS端：</w:t>
            </w:r>
          </w:p>
          <w:p>
            <w:pPr>
              <w:pStyle w:val="34"/>
              <w:numPr>
                <w:ilvl w:val="2"/>
                <w:numId w:val="5"/>
              </w:numPr>
              <w:ind w:firstLineChars="0"/>
              <w:rPr>
                <w:sz w:val="18"/>
              </w:rPr>
            </w:pPr>
            <w:r>
              <w:rPr>
                <w:sz w:val="18"/>
              </w:rPr>
              <w:t>雇主首页弹窗广告</w:t>
            </w:r>
          </w:p>
          <w:p>
            <w:pPr>
              <w:pStyle w:val="34"/>
              <w:numPr>
                <w:ilvl w:val="2"/>
                <w:numId w:val="5"/>
              </w:numPr>
              <w:ind w:firstLineChars="0"/>
              <w:rPr>
                <w:sz w:val="18"/>
              </w:rPr>
            </w:pPr>
            <w:r>
              <w:rPr>
                <w:sz w:val="18"/>
              </w:rPr>
              <w:t>雇主兼客头条</w:t>
            </w:r>
          </w:p>
          <w:p>
            <w:pPr>
              <w:pStyle w:val="34"/>
              <w:numPr>
                <w:ilvl w:val="2"/>
                <w:numId w:val="5"/>
              </w:numPr>
              <w:ind w:firstLineChars="0"/>
              <w:rPr>
                <w:sz w:val="18"/>
              </w:rPr>
            </w:pPr>
            <w:r>
              <w:rPr>
                <w:sz w:val="18"/>
              </w:rPr>
              <w:t>兼客兼客头条</w:t>
            </w:r>
          </w:p>
          <w:p>
            <w:pPr>
              <w:pStyle w:val="34"/>
              <w:numPr>
                <w:ilvl w:val="2"/>
                <w:numId w:val="5"/>
              </w:numPr>
              <w:ind w:firstLineChars="0"/>
              <w:rPr>
                <w:sz w:val="18"/>
              </w:rPr>
            </w:pPr>
            <w:r>
              <w:rPr>
                <w:rFonts w:hint="eastAsia"/>
                <w:sz w:val="18"/>
              </w:rPr>
              <w:t>启动页前景广告位</w:t>
            </w:r>
          </w:p>
          <w:p>
            <w:pPr>
              <w:pStyle w:val="34"/>
              <w:numPr>
                <w:ilvl w:val="2"/>
                <w:numId w:val="5"/>
              </w:numPr>
              <w:ind w:firstLineChars="0"/>
              <w:rPr>
                <w:sz w:val="18"/>
              </w:rPr>
            </w:pPr>
            <w:r>
              <w:rPr>
                <w:rFonts w:hint="eastAsia"/>
                <w:sz w:val="18"/>
              </w:rPr>
              <w:t>启动页背景广告位</w:t>
            </w:r>
          </w:p>
          <w:p>
            <w:pPr>
              <w:pStyle w:val="34"/>
              <w:numPr>
                <w:ilvl w:val="2"/>
                <w:numId w:val="5"/>
              </w:numPr>
              <w:ind w:firstLineChars="0"/>
              <w:rPr>
                <w:sz w:val="18"/>
              </w:rPr>
            </w:pPr>
            <w:r>
              <w:rPr>
                <w:rFonts w:hint="eastAsia"/>
                <w:sz w:val="18"/>
              </w:rPr>
              <w:t>首页广告位</w:t>
            </w:r>
          </w:p>
          <w:p>
            <w:pPr>
              <w:pStyle w:val="34"/>
              <w:numPr>
                <w:ilvl w:val="2"/>
                <w:numId w:val="5"/>
              </w:numPr>
              <w:ind w:firstLineChars="0"/>
              <w:rPr>
                <w:sz w:val="18"/>
              </w:rPr>
            </w:pPr>
            <w:r>
              <w:rPr>
                <w:sz w:val="18"/>
              </w:rPr>
              <w:t>首页广告位</w:t>
            </w:r>
            <w:r>
              <w:rPr>
                <w:rFonts w:hint="eastAsia"/>
                <w:sz w:val="18"/>
              </w:rPr>
              <w:t>（3.0）</w:t>
            </w:r>
          </w:p>
          <w:p>
            <w:pPr>
              <w:pStyle w:val="34"/>
              <w:numPr>
                <w:ilvl w:val="1"/>
                <w:numId w:val="5"/>
              </w:numPr>
              <w:ind w:firstLineChars="0"/>
              <w:rPr>
                <w:sz w:val="18"/>
              </w:rPr>
            </w:pPr>
            <w:r>
              <w:rPr>
                <w:sz w:val="18"/>
              </w:rPr>
              <w:t>Andriod端</w:t>
            </w:r>
            <w:r>
              <w:rPr>
                <w:rFonts w:hint="eastAsia"/>
                <w:sz w:val="18"/>
              </w:rPr>
              <w:t>：</w:t>
            </w:r>
          </w:p>
          <w:p>
            <w:pPr>
              <w:pStyle w:val="34"/>
              <w:numPr>
                <w:ilvl w:val="2"/>
                <w:numId w:val="5"/>
              </w:numPr>
              <w:ind w:firstLineChars="0"/>
              <w:rPr>
                <w:sz w:val="18"/>
              </w:rPr>
            </w:pPr>
            <w:r>
              <w:rPr>
                <w:sz w:val="18"/>
              </w:rPr>
              <w:t>雇主首页弹窗广告</w:t>
            </w:r>
          </w:p>
          <w:p>
            <w:pPr>
              <w:pStyle w:val="34"/>
              <w:numPr>
                <w:ilvl w:val="2"/>
                <w:numId w:val="5"/>
              </w:numPr>
              <w:ind w:firstLineChars="0"/>
              <w:rPr>
                <w:sz w:val="18"/>
              </w:rPr>
            </w:pPr>
            <w:r>
              <w:rPr>
                <w:sz w:val="18"/>
              </w:rPr>
              <w:t>兼客头条</w:t>
            </w:r>
          </w:p>
          <w:p>
            <w:pPr>
              <w:pStyle w:val="34"/>
              <w:numPr>
                <w:ilvl w:val="2"/>
                <w:numId w:val="5"/>
              </w:numPr>
              <w:ind w:firstLineChars="0"/>
              <w:rPr>
                <w:sz w:val="18"/>
              </w:rPr>
            </w:pPr>
            <w:r>
              <w:rPr>
                <w:sz w:val="18"/>
              </w:rPr>
              <w:t>兼客兼客头条</w:t>
            </w:r>
          </w:p>
          <w:p>
            <w:pPr>
              <w:pStyle w:val="34"/>
              <w:numPr>
                <w:ilvl w:val="2"/>
                <w:numId w:val="5"/>
              </w:numPr>
              <w:ind w:firstLineChars="0"/>
              <w:rPr>
                <w:sz w:val="18"/>
              </w:rPr>
            </w:pPr>
            <w:r>
              <w:rPr>
                <w:rFonts w:hint="eastAsia"/>
                <w:sz w:val="18"/>
              </w:rPr>
              <w:t>启动页前景广告位</w:t>
            </w:r>
          </w:p>
          <w:p>
            <w:pPr>
              <w:pStyle w:val="34"/>
              <w:numPr>
                <w:ilvl w:val="2"/>
                <w:numId w:val="5"/>
              </w:numPr>
              <w:ind w:firstLineChars="0"/>
              <w:rPr>
                <w:sz w:val="18"/>
              </w:rPr>
            </w:pPr>
            <w:r>
              <w:rPr>
                <w:rFonts w:hint="eastAsia"/>
                <w:sz w:val="18"/>
              </w:rPr>
              <w:t>启动页背景广告位</w:t>
            </w:r>
          </w:p>
          <w:p>
            <w:pPr>
              <w:pStyle w:val="34"/>
              <w:numPr>
                <w:ilvl w:val="2"/>
                <w:numId w:val="5"/>
              </w:numPr>
              <w:ind w:firstLineChars="0"/>
              <w:rPr>
                <w:sz w:val="18"/>
              </w:rPr>
            </w:pPr>
            <w:r>
              <w:rPr>
                <w:rFonts w:hint="eastAsia"/>
                <w:sz w:val="18"/>
              </w:rPr>
              <w:t>首页广告位</w:t>
            </w:r>
          </w:p>
          <w:p>
            <w:pPr>
              <w:pStyle w:val="34"/>
              <w:numPr>
                <w:ilvl w:val="2"/>
                <w:numId w:val="5"/>
              </w:numPr>
              <w:ind w:firstLineChars="0"/>
              <w:rPr>
                <w:sz w:val="18"/>
              </w:rPr>
            </w:pPr>
            <w:r>
              <w:rPr>
                <w:sz w:val="18"/>
              </w:rPr>
              <w:t>首页广告位</w:t>
            </w:r>
            <w:r>
              <w:rPr>
                <w:rFonts w:hint="eastAsia"/>
                <w:sz w:val="18"/>
              </w:rPr>
              <w:t>（3.0）</w:t>
            </w:r>
          </w:p>
          <w:p>
            <w:pPr>
              <w:pStyle w:val="34"/>
              <w:numPr>
                <w:ilvl w:val="1"/>
                <w:numId w:val="5"/>
              </w:numPr>
              <w:ind w:firstLineChars="0"/>
              <w:rPr>
                <w:sz w:val="18"/>
              </w:rPr>
            </w:pPr>
            <w:r>
              <w:rPr>
                <w:rFonts w:hint="eastAsia"/>
                <w:sz w:val="18"/>
              </w:rPr>
              <w:t>WEB端：</w:t>
            </w:r>
          </w:p>
          <w:p>
            <w:pPr>
              <w:pStyle w:val="34"/>
              <w:numPr>
                <w:ilvl w:val="2"/>
                <w:numId w:val="5"/>
              </w:numPr>
              <w:ind w:firstLineChars="0"/>
              <w:rPr>
                <w:sz w:val="18"/>
              </w:rPr>
            </w:pPr>
            <w:r>
              <w:rPr>
                <w:sz w:val="18"/>
              </w:rPr>
              <w:t>登录页</w:t>
            </w:r>
            <w:r>
              <w:rPr>
                <w:rFonts w:hint="eastAsia"/>
                <w:sz w:val="18"/>
              </w:rPr>
              <w:t>（雇主）</w:t>
            </w:r>
          </w:p>
          <w:p>
            <w:pPr>
              <w:pStyle w:val="34"/>
              <w:numPr>
                <w:ilvl w:val="2"/>
                <w:numId w:val="5"/>
              </w:numPr>
              <w:ind w:firstLineChars="0"/>
              <w:rPr>
                <w:sz w:val="18"/>
              </w:rPr>
            </w:pPr>
            <w:r>
              <w:rPr>
                <w:sz w:val="18"/>
              </w:rPr>
              <w:t>登录页</w:t>
            </w:r>
            <w:r>
              <w:rPr>
                <w:rFonts w:hint="eastAsia"/>
                <w:sz w:val="18"/>
              </w:rPr>
              <w:t>（兼客）</w:t>
            </w:r>
          </w:p>
          <w:p>
            <w:pPr>
              <w:pStyle w:val="34"/>
              <w:numPr>
                <w:ilvl w:val="2"/>
                <w:numId w:val="5"/>
              </w:numPr>
              <w:ind w:firstLineChars="0"/>
              <w:rPr>
                <w:sz w:val="18"/>
              </w:rPr>
            </w:pPr>
            <w:r>
              <w:rPr>
                <w:sz w:val="18"/>
              </w:rPr>
              <w:t>雇主端</w:t>
            </w:r>
            <w:r>
              <w:rPr>
                <w:rFonts w:hint="eastAsia"/>
                <w:sz w:val="18"/>
              </w:rPr>
              <w:t>（右侧广告）</w:t>
            </w:r>
          </w:p>
          <w:p>
            <w:pPr>
              <w:pStyle w:val="34"/>
              <w:numPr>
                <w:ilvl w:val="2"/>
                <w:numId w:val="5"/>
              </w:numPr>
              <w:ind w:firstLineChars="0"/>
              <w:rPr>
                <w:sz w:val="18"/>
              </w:rPr>
            </w:pPr>
            <w:r>
              <w:rPr>
                <w:sz w:val="18"/>
              </w:rPr>
              <w:t>兼客端</w:t>
            </w:r>
            <w:r>
              <w:rPr>
                <w:rFonts w:hint="eastAsia"/>
                <w:sz w:val="18"/>
              </w:rPr>
              <w:t>（右侧广告）</w:t>
            </w:r>
          </w:p>
          <w:p>
            <w:pPr>
              <w:pStyle w:val="34"/>
              <w:numPr>
                <w:ilvl w:val="2"/>
                <w:numId w:val="5"/>
              </w:numPr>
              <w:ind w:firstLineChars="0"/>
              <w:rPr>
                <w:sz w:val="18"/>
              </w:rPr>
            </w:pPr>
          </w:p>
          <w:p>
            <w:pPr>
              <w:pStyle w:val="34"/>
              <w:numPr>
                <w:ilvl w:val="1"/>
                <w:numId w:val="5"/>
              </w:numPr>
              <w:ind w:firstLineChars="0"/>
              <w:rPr>
                <w:sz w:val="18"/>
              </w:rPr>
            </w:pPr>
            <w:r>
              <w:rPr>
                <w:sz w:val="18"/>
              </w:rPr>
              <w:t>M端</w:t>
            </w:r>
            <w:r>
              <w:rPr>
                <w:rFonts w:hint="eastAsia"/>
                <w:sz w:val="18"/>
              </w:rPr>
              <w:t>：</w:t>
            </w:r>
          </w:p>
          <w:p>
            <w:pPr>
              <w:pStyle w:val="34"/>
              <w:numPr>
                <w:ilvl w:val="2"/>
                <w:numId w:val="5"/>
              </w:numPr>
              <w:ind w:firstLineChars="0"/>
              <w:rPr>
                <w:sz w:val="18"/>
              </w:rPr>
            </w:pPr>
            <w:r>
              <w:rPr>
                <w:sz w:val="18"/>
              </w:rPr>
              <w:t>兼客头条</w:t>
            </w:r>
          </w:p>
          <w:p>
            <w:pPr>
              <w:pStyle w:val="34"/>
              <w:numPr>
                <w:ilvl w:val="2"/>
                <w:numId w:val="5"/>
              </w:numPr>
              <w:ind w:firstLineChars="0"/>
              <w:rPr>
                <w:sz w:val="18"/>
              </w:rPr>
            </w:pPr>
            <w:r>
              <w:rPr>
                <w:sz w:val="18"/>
              </w:rPr>
              <w:t>分站首页</w:t>
            </w:r>
            <w:r>
              <w:rPr>
                <w:rFonts w:hint="eastAsia"/>
                <w:sz w:val="18"/>
              </w:rPr>
              <w:t>（岗位列表）</w:t>
            </w:r>
          </w:p>
          <w:p>
            <w:pPr>
              <w:pStyle w:val="34"/>
              <w:ind w:firstLine="0" w:firstLineChars="0"/>
              <w:jc w:val="center"/>
              <w:rPr>
                <w:sz w:val="18"/>
              </w:rPr>
            </w:pPr>
            <w:r>
              <w:rPr>
                <w:sz w:val="18"/>
              </w:rPr>
              <w:pict>
                <v:shape id="_x0000_i1025" o:spt="75" type="#_x0000_t75" style="height:275.4pt;width:160.85pt;" filled="f" o:preferrelative="t" stroked="f" coordsize="21600,21600">
                  <v:path/>
                  <v:fill on="f" focussize="0,0"/>
                  <v:stroke on="f" joinstyle="miter"/>
                  <v:imagedata r:id="rId14" o:title="1"/>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asciiTheme="minorEastAsia" w:hAnsiTheme="minorEastAsia"/>
                <w:sz w:val="18"/>
              </w:rPr>
              <w:t>注意</w:t>
            </w:r>
            <w:r>
              <w:rPr>
                <w:rFonts w:hint="eastAsia" w:asciiTheme="minorEastAsia" w:hAnsiTheme="minorEastAsia"/>
                <w:sz w:val="18"/>
              </w:rPr>
              <w:t>：CRM中不做任何的修改</w:t>
            </w:r>
          </w:p>
        </w:tc>
      </w:tr>
    </w:tbl>
    <w:p/>
    <w:p>
      <w:pPr>
        <w:pStyle w:val="2"/>
        <w:numPr>
          <w:ilvl w:val="0"/>
          <w:numId w:val="2"/>
        </w:numPr>
        <w:ind w:firstLine="425"/>
      </w:pPr>
      <w:bookmarkStart w:id="7" w:name="_Toc9197"/>
      <w:r>
        <w:rPr>
          <w:rFonts w:hint="eastAsia"/>
        </w:rPr>
        <w:t>拨打电话（低）</w:t>
      </w:r>
      <w:bookmarkEnd w:id="7"/>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报名后可拨打电话提示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6"/>
              </w:numPr>
              <w:ind w:firstLineChars="0"/>
              <w:rPr>
                <w:sz w:val="18"/>
              </w:rPr>
            </w:pPr>
            <w:r>
              <w:rPr>
                <w:rFonts w:hint="eastAsia"/>
                <w:sz w:val="18"/>
              </w:rPr>
              <w:t>将「拨打电话」按钮，灰色图标变为蓝色图标</w:t>
            </w:r>
          </w:p>
          <w:p>
            <w:pPr>
              <w:pStyle w:val="34"/>
              <w:numPr>
                <w:ilvl w:val="0"/>
                <w:numId w:val="6"/>
              </w:numPr>
              <w:ind w:firstLineChars="0"/>
              <w:rPr>
                <w:sz w:val="18"/>
              </w:rPr>
            </w:pPr>
            <w:r>
              <w:rPr>
                <w:sz w:val="18"/>
              </w:rPr>
              <w:t>未报名的兼客点击「拨打电话」按钮</w:t>
            </w:r>
            <w:r>
              <w:rPr>
                <w:rFonts w:hint="eastAsia"/>
                <w:sz w:val="18"/>
              </w:rPr>
              <w:t>，</w:t>
            </w:r>
            <w:r>
              <w:rPr>
                <w:sz w:val="18"/>
              </w:rPr>
              <w:t>弹出弹窗</w:t>
            </w:r>
            <w:r>
              <w:rPr>
                <w:rFonts w:hint="eastAsia"/>
                <w:sz w:val="18"/>
              </w:rPr>
              <w:t>，</w:t>
            </w:r>
            <w:r>
              <w:rPr>
                <w:sz w:val="18"/>
              </w:rPr>
              <w:t>内容文案</w:t>
            </w:r>
            <w:r>
              <w:rPr>
                <w:rFonts w:hint="eastAsia"/>
                <w:sz w:val="18"/>
              </w:rPr>
              <w:t>：报名后，才可以拨打雇主电话，且报名后的流程不变</w:t>
            </w:r>
          </w:p>
          <w:p>
            <w:pPr>
              <w:jc w:val="center"/>
              <w:rPr>
                <w:sz w:val="18"/>
              </w:rPr>
            </w:pPr>
            <w:r>
              <w:drawing>
                <wp:inline distT="0" distB="0" distL="0" distR="0">
                  <wp:extent cx="2039620" cy="3543300"/>
                  <wp:effectExtent l="0" t="0" r="177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2046492" cy="3554184"/>
                          </a:xfrm>
                          <a:prstGeom prst="rect">
                            <a:avLst/>
                          </a:prstGeom>
                        </pic:spPr>
                      </pic:pic>
                    </a:graphicData>
                  </a:graphic>
                </wp:inline>
              </w:drawing>
            </w:r>
            <w:r>
              <w:drawing>
                <wp:inline distT="0" distB="0" distL="0" distR="0">
                  <wp:extent cx="2040255" cy="3580130"/>
                  <wp:effectExtent l="0" t="0" r="1714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2047615" cy="35927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8" w:name="_Toc23699"/>
      <w:bookmarkStart w:id="9" w:name="_Toc11584"/>
      <w:r>
        <w:rPr>
          <w:rFonts w:hint="eastAsia"/>
        </w:rPr>
        <w:t>兼职转化分析（中）</w:t>
      </w:r>
      <w:bookmarkEnd w:id="8"/>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7"/>
              </w:numPr>
              <w:ind w:firstLineChars="0"/>
              <w:rPr>
                <w:sz w:val="18"/>
              </w:rPr>
            </w:pPr>
            <w:r>
              <w:rPr>
                <w:rFonts w:hint="eastAsia"/>
                <w:sz w:val="18"/>
              </w:rPr>
              <w:t>页面</w:t>
            </w:r>
          </w:p>
          <w:p>
            <w:pPr>
              <w:pStyle w:val="34"/>
              <w:numPr>
                <w:ilvl w:val="1"/>
                <w:numId w:val="7"/>
              </w:numPr>
              <w:ind w:firstLineChars="0"/>
              <w:rPr>
                <w:sz w:val="18"/>
              </w:rPr>
            </w:pPr>
            <w:r>
              <w:rPr>
                <w:rFonts w:hint="eastAsia"/>
                <w:sz w:val="18"/>
              </w:rPr>
              <w:t>页面位置：数据统计（岗位采集统计和招聘需求统计之间）</w:t>
            </w:r>
          </w:p>
          <w:p>
            <w:pPr>
              <w:pStyle w:val="34"/>
              <w:numPr>
                <w:ilvl w:val="1"/>
                <w:numId w:val="7"/>
              </w:numPr>
              <w:ind w:firstLineChars="0"/>
              <w:rPr>
                <w:sz w:val="18"/>
              </w:rPr>
            </w:pPr>
            <w:r>
              <w:rPr>
                <w:rFonts w:hint="eastAsia"/>
                <w:sz w:val="18"/>
              </w:rPr>
              <w:t>页面标题：兼职转化分析</w:t>
            </w:r>
          </w:p>
          <w:p>
            <w:pPr>
              <w:pStyle w:val="34"/>
              <w:numPr>
                <w:ilvl w:val="1"/>
                <w:numId w:val="7"/>
              </w:numPr>
              <w:ind w:firstLineChars="0"/>
              <w:rPr>
                <w:sz w:val="18"/>
              </w:rPr>
            </w:pPr>
            <w:r>
              <w:rPr>
                <w:rFonts w:hint="eastAsia"/>
                <w:sz w:val="18"/>
              </w:rPr>
              <w:t>页面显示：默认显示全部端口、全部渠道、全部子渠道所有日期的数据记录</w:t>
            </w:r>
          </w:p>
          <w:p>
            <w:pPr>
              <w:pStyle w:val="34"/>
              <w:numPr>
                <w:ilvl w:val="1"/>
                <w:numId w:val="7"/>
              </w:numPr>
              <w:ind w:firstLineChars="0"/>
              <w:rPr>
                <w:sz w:val="18"/>
              </w:rPr>
            </w:pPr>
            <w:r>
              <w:rPr>
                <w:rFonts w:hint="eastAsia"/>
                <w:sz w:val="18"/>
              </w:rPr>
              <w:t>页面排序：默认以日期（日）降序排列</w:t>
            </w:r>
          </w:p>
          <w:p>
            <w:pPr>
              <w:pStyle w:val="34"/>
              <w:numPr>
                <w:ilvl w:val="1"/>
                <w:numId w:val="7"/>
              </w:numPr>
              <w:ind w:firstLineChars="0"/>
              <w:rPr>
                <w:sz w:val="18"/>
              </w:rPr>
            </w:pPr>
            <w:r>
              <w:rPr>
                <w:rFonts w:hint="eastAsia"/>
                <w:sz w:val="18"/>
              </w:rPr>
              <w:t>页面记录：每页显示30数据记录</w:t>
            </w:r>
          </w:p>
          <w:p>
            <w:pPr>
              <w:pStyle w:val="34"/>
              <w:numPr>
                <w:ilvl w:val="1"/>
                <w:numId w:val="7"/>
              </w:numPr>
              <w:ind w:firstLineChars="0"/>
              <w:rPr>
                <w:sz w:val="18"/>
              </w:rPr>
            </w:pPr>
            <w:r>
              <w:rPr>
                <w:rFonts w:hint="eastAsia"/>
                <w:sz w:val="18"/>
              </w:rPr>
              <w:t>更新时间：每天24:00更新前一日的所有数据</w:t>
            </w:r>
          </w:p>
          <w:p>
            <w:pPr>
              <w:pStyle w:val="34"/>
              <w:numPr>
                <w:ilvl w:val="0"/>
                <w:numId w:val="7"/>
              </w:numPr>
              <w:ind w:firstLineChars="0"/>
              <w:rPr>
                <w:sz w:val="18"/>
              </w:rPr>
            </w:pPr>
            <w:r>
              <w:rPr>
                <w:rFonts w:hint="eastAsia"/>
                <w:sz w:val="18"/>
              </w:rPr>
              <w:t>筛选：</w:t>
            </w:r>
          </w:p>
          <w:p>
            <w:pPr>
              <w:pStyle w:val="34"/>
              <w:numPr>
                <w:ilvl w:val="1"/>
                <w:numId w:val="7"/>
              </w:numPr>
              <w:ind w:firstLineChars="0"/>
              <w:rPr>
                <w:sz w:val="18"/>
              </w:rPr>
            </w:pPr>
            <w:r>
              <w:rPr>
                <w:rFonts w:hint="eastAsia"/>
                <w:sz w:val="18"/>
              </w:rPr>
              <w:t>端口：后台读取端口，端口有：网站-PC、网站-移动、APP-Andriod、APP-IOS、后台、第三方平台</w:t>
            </w:r>
          </w:p>
          <w:p>
            <w:pPr>
              <w:pStyle w:val="34"/>
              <w:numPr>
                <w:ilvl w:val="1"/>
                <w:numId w:val="7"/>
              </w:numPr>
              <w:ind w:firstLineChars="0"/>
              <w:rPr>
                <w:sz w:val="18"/>
              </w:rPr>
            </w:pPr>
            <w:r>
              <w:rPr>
                <w:rFonts w:hint="eastAsia"/>
                <w:sz w:val="18"/>
              </w:rPr>
              <w:t>-渠道：后台读取渠道，根据端口的选择变化、子渠道选择随着变化。</w:t>
            </w:r>
          </w:p>
          <w:p>
            <w:pPr>
              <w:pStyle w:val="34"/>
              <w:numPr>
                <w:ilvl w:val="1"/>
                <w:numId w:val="7"/>
              </w:numPr>
              <w:ind w:firstLineChars="0"/>
              <w:rPr>
                <w:sz w:val="18"/>
              </w:rPr>
            </w:pPr>
            <w:r>
              <w:rPr>
                <w:rFonts w:hint="eastAsia"/>
                <w:sz w:val="18"/>
              </w:rPr>
              <w:t>-按日期筛选：一段时间内，单位“日”即可。</w:t>
            </w:r>
          </w:p>
          <w:p>
            <w:pPr>
              <w:pStyle w:val="34"/>
              <w:numPr>
                <w:ilvl w:val="1"/>
                <w:numId w:val="7"/>
              </w:numPr>
              <w:ind w:firstLineChars="0"/>
              <w:rPr>
                <w:sz w:val="18"/>
              </w:rPr>
            </w:pPr>
            <w:r>
              <w:rPr>
                <w:rFonts w:hint="eastAsia"/>
                <w:sz w:val="18"/>
              </w:rPr>
              <w:t>-新老用户：全部、新用户、老用户</w:t>
            </w:r>
          </w:p>
          <w:p>
            <w:pPr>
              <w:pStyle w:val="34"/>
              <w:numPr>
                <w:ilvl w:val="1"/>
                <w:numId w:val="7"/>
              </w:numPr>
              <w:ind w:firstLineChars="0"/>
              <w:rPr>
                <w:sz w:val="18"/>
              </w:rPr>
            </w:pPr>
            <w:r>
              <w:rPr>
                <w:rFonts w:hint="eastAsia"/>
                <w:sz w:val="18"/>
              </w:rPr>
              <w:t>新用户：当天注册的用户</w:t>
            </w:r>
          </w:p>
          <w:p>
            <w:pPr>
              <w:pStyle w:val="34"/>
              <w:numPr>
                <w:ilvl w:val="1"/>
                <w:numId w:val="7"/>
              </w:numPr>
              <w:ind w:firstLineChars="0"/>
              <w:rPr>
                <w:sz w:val="18"/>
              </w:rPr>
            </w:pPr>
            <w:r>
              <w:rPr>
                <w:rFonts w:hint="eastAsia"/>
                <w:sz w:val="18"/>
              </w:rPr>
              <w:t>老用户：当天之前注册的用户</w:t>
            </w:r>
          </w:p>
          <w:p>
            <w:pPr>
              <w:pStyle w:val="34"/>
              <w:numPr>
                <w:ilvl w:val="0"/>
                <w:numId w:val="7"/>
              </w:numPr>
              <w:ind w:firstLineChars="0"/>
              <w:rPr>
                <w:sz w:val="18"/>
              </w:rPr>
            </w:pPr>
            <w:r>
              <w:rPr>
                <w:rFonts w:hint="eastAsia"/>
                <w:sz w:val="18"/>
              </w:rPr>
              <w:t>表单字段：</w:t>
            </w:r>
          </w:p>
          <w:p>
            <w:pPr>
              <w:pStyle w:val="34"/>
              <w:numPr>
                <w:ilvl w:val="1"/>
                <w:numId w:val="7"/>
              </w:numPr>
              <w:ind w:firstLineChars="0"/>
              <w:rPr>
                <w:sz w:val="18"/>
              </w:rPr>
            </w:pPr>
            <w:r>
              <w:rPr>
                <w:rFonts w:hint="eastAsia"/>
                <w:sz w:val="18"/>
              </w:rPr>
              <w:t>日期：年月日</w:t>
            </w:r>
          </w:p>
          <w:p>
            <w:pPr>
              <w:pStyle w:val="34"/>
              <w:numPr>
                <w:ilvl w:val="1"/>
                <w:numId w:val="7"/>
              </w:numPr>
              <w:ind w:firstLineChars="0"/>
              <w:rPr>
                <w:sz w:val="18"/>
              </w:rPr>
            </w:pPr>
            <w:r>
              <w:rPr>
                <w:rFonts w:hint="eastAsia"/>
                <w:sz w:val="18"/>
              </w:rPr>
              <w:t>登录人数：当天，进行登录的用户人数</w:t>
            </w:r>
          </w:p>
          <w:p>
            <w:pPr>
              <w:pStyle w:val="34"/>
              <w:numPr>
                <w:ilvl w:val="1"/>
                <w:numId w:val="7"/>
              </w:numPr>
              <w:ind w:firstLineChars="0"/>
              <w:rPr>
                <w:sz w:val="18"/>
              </w:rPr>
            </w:pPr>
            <w:r>
              <w:rPr>
                <w:rFonts w:hint="eastAsia"/>
                <w:sz w:val="18"/>
              </w:rPr>
              <w:t>岗位阅读人数：当天，登录人数中有进行阅读岗位的人数</w:t>
            </w:r>
          </w:p>
          <w:p>
            <w:pPr>
              <w:pStyle w:val="34"/>
              <w:numPr>
                <w:ilvl w:val="1"/>
                <w:numId w:val="7"/>
              </w:numPr>
              <w:ind w:firstLineChars="0"/>
              <w:rPr>
                <w:sz w:val="18"/>
              </w:rPr>
            </w:pPr>
            <w:r>
              <w:rPr>
                <w:rFonts w:hint="eastAsia"/>
                <w:sz w:val="18"/>
              </w:rPr>
              <w:t>岗位报名人数：当天，登录人数中有进行报名岗位的人数</w:t>
            </w:r>
          </w:p>
          <w:p>
            <w:pPr>
              <w:pStyle w:val="34"/>
              <w:numPr>
                <w:ilvl w:val="1"/>
                <w:numId w:val="7"/>
              </w:numPr>
              <w:ind w:firstLineChars="0"/>
              <w:rPr>
                <w:sz w:val="18"/>
              </w:rPr>
            </w:pPr>
            <w:r>
              <w:rPr>
                <w:rFonts w:hint="eastAsia"/>
                <w:sz w:val="18"/>
              </w:rPr>
              <w:t>岗位录用人数：报名当天，报名岗位后，被录用的人数</w:t>
            </w:r>
          </w:p>
          <w:p>
            <w:pPr>
              <w:pStyle w:val="34"/>
              <w:numPr>
                <w:ilvl w:val="1"/>
                <w:numId w:val="7"/>
              </w:numPr>
              <w:ind w:firstLineChars="0"/>
              <w:rPr>
                <w:sz w:val="18"/>
              </w:rPr>
            </w:pPr>
            <w:r>
              <w:rPr>
                <w:rFonts w:hint="eastAsia"/>
                <w:sz w:val="18"/>
              </w:rPr>
              <w:t>报名完工人数：报名当天，报名岗位且被录用后，完工的人数</w:t>
            </w:r>
          </w:p>
          <w:p>
            <w:pPr>
              <w:pStyle w:val="34"/>
              <w:numPr>
                <w:ilvl w:val="1"/>
                <w:numId w:val="7"/>
              </w:numPr>
              <w:ind w:firstLineChars="0"/>
              <w:rPr>
                <w:sz w:val="18"/>
              </w:rPr>
            </w:pPr>
            <w:r>
              <w:rPr>
                <w:rFonts w:hint="eastAsia"/>
                <w:sz w:val="18"/>
              </w:rPr>
              <w:t>支付工资人数：报名当天，报名岗位且被录用后，支付工资的人数</w:t>
            </w:r>
          </w:p>
          <w:p>
            <w:pPr>
              <w:pStyle w:val="34"/>
              <w:numPr>
                <w:ilvl w:val="1"/>
                <w:numId w:val="7"/>
              </w:numPr>
              <w:ind w:firstLineChars="0"/>
              <w:rPr>
                <w:sz w:val="18"/>
              </w:rPr>
            </w:pPr>
            <w:r>
              <w:rPr>
                <w:rFonts w:hint="eastAsia"/>
                <w:sz w:val="18"/>
              </w:rPr>
              <w:t>岗位阅读人次：当天，登录人数中有进行阅读岗位的人次</w:t>
            </w:r>
          </w:p>
          <w:p>
            <w:pPr>
              <w:pStyle w:val="34"/>
              <w:numPr>
                <w:ilvl w:val="1"/>
                <w:numId w:val="7"/>
              </w:numPr>
              <w:ind w:firstLineChars="0"/>
              <w:rPr>
                <w:sz w:val="18"/>
              </w:rPr>
            </w:pPr>
            <w:r>
              <w:rPr>
                <w:rFonts w:hint="eastAsia"/>
                <w:sz w:val="18"/>
              </w:rPr>
              <w:t>岗位报名人次：当天，登录人数中有进行报名岗位的人次</w:t>
            </w:r>
          </w:p>
          <w:p>
            <w:pPr>
              <w:pStyle w:val="34"/>
              <w:numPr>
                <w:ilvl w:val="1"/>
                <w:numId w:val="7"/>
              </w:numPr>
              <w:ind w:firstLineChars="0"/>
              <w:rPr>
                <w:sz w:val="18"/>
              </w:rPr>
            </w:pPr>
            <w:r>
              <w:rPr>
                <w:rFonts w:hint="eastAsia"/>
                <w:sz w:val="18"/>
              </w:rPr>
              <w:t>岗位录用人数：报名当天，报名岗位后，被录用的人次</w:t>
            </w:r>
          </w:p>
          <w:p>
            <w:pPr>
              <w:pStyle w:val="34"/>
              <w:numPr>
                <w:ilvl w:val="1"/>
                <w:numId w:val="7"/>
              </w:numPr>
              <w:ind w:firstLineChars="0"/>
              <w:rPr>
                <w:sz w:val="18"/>
              </w:rPr>
            </w:pPr>
            <w:r>
              <w:rPr>
                <w:rFonts w:hint="eastAsia"/>
                <w:sz w:val="18"/>
              </w:rPr>
              <w:t>报名完工人次：报名当天，报名岗位且被录用后，完工的人次</w:t>
            </w:r>
          </w:p>
          <w:p>
            <w:pPr>
              <w:pStyle w:val="34"/>
              <w:numPr>
                <w:ilvl w:val="1"/>
                <w:numId w:val="7"/>
              </w:numPr>
              <w:ind w:firstLineChars="0"/>
              <w:rPr>
                <w:sz w:val="18"/>
              </w:rPr>
            </w:pPr>
            <w:r>
              <w:rPr>
                <w:rFonts w:hint="eastAsia"/>
                <w:sz w:val="18"/>
              </w:rPr>
              <w:t>支付工资人次：报名当天，报名岗位且被录用后，支付工资的人次</w:t>
            </w:r>
          </w:p>
          <w:p>
            <w:pPr>
              <w:pStyle w:val="34"/>
              <w:numPr>
                <w:ilvl w:val="0"/>
                <w:numId w:val="7"/>
              </w:numPr>
              <w:ind w:firstLineChars="0"/>
              <w:rPr>
                <w:sz w:val="18"/>
              </w:rPr>
            </w:pPr>
            <w:r>
              <w:rPr>
                <w:rFonts w:hint="eastAsia"/>
                <w:sz w:val="18"/>
              </w:rPr>
              <w:t>功能：</w:t>
            </w:r>
          </w:p>
          <w:p>
            <w:pPr>
              <w:pStyle w:val="34"/>
              <w:numPr>
                <w:ilvl w:val="1"/>
                <w:numId w:val="7"/>
              </w:numPr>
              <w:ind w:firstLineChars="0"/>
              <w:rPr>
                <w:sz w:val="18"/>
              </w:rPr>
            </w:pPr>
            <w:r>
              <w:rPr>
                <w:rFonts w:hint="eastAsia"/>
                <w:sz w:val="18"/>
              </w:rPr>
              <w:t>导出：将数据表中的所有数据导成数据excel表格</w:t>
            </w:r>
          </w:p>
          <w:p>
            <w:pPr>
              <w:rPr>
                <w:sz w:val="18"/>
              </w:rPr>
            </w:pPr>
            <w:r>
              <w:drawing>
                <wp:inline distT="0" distB="0" distL="0" distR="0">
                  <wp:extent cx="4161790" cy="1336040"/>
                  <wp:effectExtent l="0" t="0" r="10160" b="165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tretch>
                            <a:fillRect/>
                          </a:stretch>
                        </pic:blipFill>
                        <pic:spPr>
                          <a:xfrm>
                            <a:off x="0" y="0"/>
                            <a:ext cx="4161790" cy="13360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highlight w:val="yellow"/>
              </w:rPr>
              <w:t>注意</w:t>
            </w:r>
            <w:r>
              <w:rPr>
                <w:rFonts w:hint="eastAsia"/>
                <w:sz w:val="18"/>
                <w:highlight w:val="yellow"/>
              </w:rPr>
              <w:t>：</w:t>
            </w:r>
            <w:r>
              <w:rPr>
                <w:sz w:val="18"/>
                <w:highlight w:val="yellow"/>
              </w:rPr>
              <w:t>录用</w:t>
            </w:r>
            <w:r>
              <w:rPr>
                <w:rFonts w:hint="eastAsia"/>
                <w:sz w:val="18"/>
                <w:highlight w:val="yellow"/>
              </w:rPr>
              <w:t>、</w:t>
            </w:r>
            <w:r>
              <w:rPr>
                <w:sz w:val="18"/>
                <w:highlight w:val="yellow"/>
              </w:rPr>
              <w:t>完工</w:t>
            </w:r>
            <w:r>
              <w:rPr>
                <w:rFonts w:hint="eastAsia"/>
                <w:sz w:val="18"/>
                <w:highlight w:val="yellow"/>
              </w:rPr>
              <w:t>、支付的统计，都是报名当天的人之后，有进行录用、完工、支付的统计。</w:t>
            </w:r>
          </w:p>
        </w:tc>
      </w:tr>
    </w:tbl>
    <w:p>
      <w:pPr>
        <w:pStyle w:val="2"/>
        <w:numPr>
          <w:ilvl w:val="0"/>
          <w:numId w:val="2"/>
        </w:numPr>
        <w:ind w:firstLine="425"/>
      </w:pPr>
      <w:bookmarkStart w:id="10" w:name="_Toc18131"/>
      <w:r>
        <w:rPr>
          <w:rFonts w:hint="eastAsia"/>
        </w:rPr>
        <w:t>新增广告位（高）</w:t>
      </w:r>
      <w:bookmarkEnd w:id="9"/>
      <w:bookmarkEnd w:id="10"/>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rPr>
              <w:t>新增广告位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APP、wap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APP端：</w:t>
            </w:r>
          </w:p>
          <w:p>
            <w:pPr>
              <w:numPr>
                <w:ilvl w:val="0"/>
                <w:numId w:val="8"/>
              </w:numPr>
              <w:rPr>
                <w:sz w:val="18"/>
              </w:rPr>
            </w:pPr>
            <w:r>
              <w:rPr>
                <w:rFonts w:hint="eastAsia"/>
                <w:sz w:val="18"/>
              </w:rPr>
              <w:t>首页职位列表第10个和第11个岗位之间插入百度ssp广告（代码位类型：信息流）</w:t>
            </w:r>
          </w:p>
          <w:p>
            <w:pPr>
              <w:numPr>
                <w:ilvl w:val="0"/>
                <w:numId w:val="8"/>
              </w:numPr>
              <w:rPr>
                <w:sz w:val="18"/>
              </w:rPr>
            </w:pPr>
            <w:r>
              <w:rPr>
                <w:rFonts w:hint="eastAsia"/>
                <w:sz w:val="18"/>
              </w:rPr>
              <w:t>兼客报名兼职职位成功页面底部加入百度ssp广告</w:t>
            </w:r>
            <w:bookmarkStart w:id="11" w:name="OLE_LINK2"/>
            <w:r>
              <w:rPr>
                <w:rFonts w:hint="eastAsia"/>
                <w:sz w:val="18"/>
              </w:rPr>
              <w:t>（代码位类型：横幅）</w:t>
            </w:r>
            <w:bookmarkEnd w:id="11"/>
          </w:p>
          <w:p>
            <w:pPr>
              <w:jc w:val="center"/>
            </w:pPr>
            <w:r>
              <w:drawing>
                <wp:inline distT="0" distB="0" distL="114300" distR="114300">
                  <wp:extent cx="1750060" cy="3131820"/>
                  <wp:effectExtent l="0" t="0" r="2540" b="1143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8"/>
                          <a:stretch>
                            <a:fillRect/>
                          </a:stretch>
                        </pic:blipFill>
                        <pic:spPr>
                          <a:xfrm>
                            <a:off x="0" y="0"/>
                            <a:ext cx="1750060" cy="3131820"/>
                          </a:xfrm>
                          <a:prstGeom prst="rect">
                            <a:avLst/>
                          </a:prstGeom>
                          <a:noFill/>
                          <a:ln w="9525">
                            <a:noFill/>
                          </a:ln>
                        </pic:spPr>
                      </pic:pic>
                    </a:graphicData>
                  </a:graphic>
                </wp:inline>
              </w:drawing>
            </w:r>
            <w:r>
              <w:rPr>
                <w:rFonts w:hint="eastAsia"/>
              </w:rPr>
              <w:t xml:space="preserve"> </w:t>
            </w:r>
            <w:r>
              <w:drawing>
                <wp:inline distT="0" distB="0" distL="114300" distR="114300">
                  <wp:extent cx="1651635" cy="3176270"/>
                  <wp:effectExtent l="0" t="0" r="571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9"/>
                          <a:stretch>
                            <a:fillRect/>
                          </a:stretch>
                        </pic:blipFill>
                        <pic:spPr>
                          <a:xfrm>
                            <a:off x="0" y="0"/>
                            <a:ext cx="1651635" cy="3176270"/>
                          </a:xfrm>
                          <a:prstGeom prst="rect">
                            <a:avLst/>
                          </a:prstGeom>
                          <a:noFill/>
                          <a:ln w="9525">
                            <a:noFill/>
                          </a:ln>
                        </pic:spPr>
                      </pic:pic>
                    </a:graphicData>
                  </a:graphic>
                </wp:inline>
              </w:drawing>
            </w:r>
          </w:p>
          <w:p>
            <w:r>
              <w:rPr>
                <w:rFonts w:hint="eastAsia"/>
              </w:rPr>
              <w:t>WAP：</w:t>
            </w:r>
          </w:p>
          <w:p>
            <w:pPr>
              <w:jc w:val="center"/>
            </w:pPr>
            <w:r>
              <w:drawing>
                <wp:inline distT="0" distB="0" distL="114300" distR="114300">
                  <wp:extent cx="1501775" cy="3482975"/>
                  <wp:effectExtent l="0" t="0" r="3175" b="317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0"/>
                          <a:stretch>
                            <a:fillRect/>
                          </a:stretch>
                        </pic:blipFill>
                        <pic:spPr>
                          <a:xfrm>
                            <a:off x="0" y="0"/>
                            <a:ext cx="1501775" cy="3482975"/>
                          </a:xfrm>
                          <a:prstGeom prst="rect">
                            <a:avLst/>
                          </a:prstGeom>
                          <a:noFill/>
                          <a:ln w="9525">
                            <a:noFill/>
                          </a:ln>
                        </pic:spPr>
                      </pic:pic>
                    </a:graphicData>
                  </a:graphic>
                </wp:inline>
              </w:drawing>
            </w:r>
            <w:r>
              <w:drawing>
                <wp:inline distT="0" distB="0" distL="114300" distR="114300">
                  <wp:extent cx="1699260" cy="3241040"/>
                  <wp:effectExtent l="0" t="0" r="15240" b="1651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1699260" cy="3241040"/>
                          </a:xfrm>
                          <a:prstGeom prst="rect">
                            <a:avLst/>
                          </a:prstGeom>
                          <a:noFill/>
                          <a:ln w="9525">
                            <a:noFill/>
                          </a:ln>
                        </pic:spPr>
                      </pic:pic>
                    </a:graphicData>
                  </a:graphic>
                </wp:inline>
              </w:drawing>
            </w:r>
          </w:p>
          <w:p>
            <w:pPr>
              <w:numPr>
                <w:ilvl w:val="0"/>
                <w:numId w:val="9"/>
              </w:numPr>
              <w:rPr>
                <w:sz w:val="18"/>
              </w:rPr>
            </w:pPr>
            <w:r>
              <w:rPr>
                <w:rFonts w:hint="eastAsia"/>
                <w:sz w:val="18"/>
              </w:rPr>
              <w:t>兼职职位详情、众包职位底部加入百度ssp广告（代码位类型：横幅）</w:t>
            </w:r>
          </w:p>
          <w:p>
            <w:pPr>
              <w:numPr>
                <w:ilvl w:val="0"/>
                <w:numId w:val="9"/>
              </w:numPr>
            </w:pPr>
            <w:r>
              <w:rPr>
                <w:rFonts w:hint="eastAsia"/>
                <w:sz w:val="18"/>
              </w:rPr>
              <w:t>出门兼职、在家兼职、立即赚钱、附近兼职、民企招募、短期兼职等列表第10个和第11个岗位之间插入百度ssp广告（代码位类型：信息流），如列表页不够10个职位，不显示广告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10"/>
              </w:numPr>
              <w:rPr>
                <w:ins w:id="47" w:author="Administrator" w:date="2016-08-22T16:18:00Z"/>
                <w:sz w:val="18"/>
              </w:rPr>
            </w:pPr>
            <w:ins w:id="48" w:author="Administrator" w:date="2016-08-22T16:01:00Z">
              <w:r>
                <w:rPr>
                  <w:rFonts w:hint="eastAsia"/>
                  <w:sz w:val="18"/>
                </w:rPr>
                <w:t>所有广告前端显示关闭按钮，</w:t>
              </w:r>
            </w:ins>
            <w:ins w:id="49" w:author="Administrator" w:date="2016-08-22T16:04:00Z">
              <w:r>
                <w:rPr>
                  <w:rFonts w:hint="eastAsia"/>
                  <w:sz w:val="18"/>
                </w:rPr>
                <w:t>某个</w:t>
              </w:r>
            </w:ins>
            <w:ins w:id="50" w:author="Administrator" w:date="2016-08-22T16:01:00Z">
              <w:r>
                <w:rPr>
                  <w:rFonts w:hint="eastAsia"/>
                  <w:sz w:val="18"/>
                </w:rPr>
                <w:t>用户前端关闭广告，该广告2</w:t>
              </w:r>
            </w:ins>
            <w:ins w:id="51" w:author="Administrator" w:date="2016-08-22T16:04:00Z">
              <w:r>
                <w:rPr>
                  <w:rFonts w:hint="eastAsia"/>
                  <w:sz w:val="18"/>
                </w:rPr>
                <w:t>4</w:t>
              </w:r>
            </w:ins>
            <w:ins w:id="52" w:author="Administrator" w:date="2016-08-22T16:01:00Z">
              <w:r>
                <w:rPr>
                  <w:rFonts w:hint="eastAsia"/>
                  <w:sz w:val="18"/>
                </w:rPr>
                <w:t>小时内不再出现</w:t>
              </w:r>
            </w:ins>
          </w:p>
          <w:p>
            <w:pPr>
              <w:numPr>
                <w:ilvl w:val="0"/>
                <w:numId w:val="10"/>
              </w:numPr>
              <w:rPr>
                <w:ins w:id="53" w:author="Administrator" w:date="2016-08-22T16:18:00Z"/>
                <w:sz w:val="18"/>
              </w:rPr>
            </w:pPr>
            <w:ins w:id="54" w:author="Administrator" w:date="2016-08-22T16:18:00Z">
              <w:r>
                <w:rPr>
                  <w:rFonts w:hint="eastAsia"/>
                  <w:sz w:val="18"/>
                </w:rPr>
                <w:t>每个代码位都</w:t>
              </w:r>
            </w:ins>
            <w:ins w:id="55" w:author="Administrator" w:date="2016-08-22T16:24:00Z">
              <w:r>
                <w:rPr>
                  <w:rFonts w:hint="eastAsia"/>
                  <w:sz w:val="18"/>
                </w:rPr>
                <w:t>要有</w:t>
              </w:r>
            </w:ins>
            <w:ins w:id="56" w:author="Administrator" w:date="2016-08-22T16:18:00Z">
              <w:r>
                <w:rPr>
                  <w:rFonts w:hint="eastAsia"/>
                  <w:sz w:val="18"/>
                </w:rPr>
                <w:t>单独的关闭开关，</w:t>
              </w:r>
            </w:ins>
            <w:ins w:id="57" w:author="Administrator" w:date="2016-08-22T16:19:00Z">
              <w:r>
                <w:rPr>
                  <w:rFonts w:hint="eastAsia"/>
                  <w:sz w:val="18"/>
                </w:rPr>
                <w:t>代码上关闭后所有一致不出现，</w:t>
              </w:r>
            </w:ins>
            <w:ins w:id="58" w:author="Administrator" w:date="2016-08-22T16:20:00Z">
              <w:r>
                <w:rPr>
                  <w:rFonts w:hint="eastAsia"/>
                  <w:sz w:val="18"/>
                </w:rPr>
                <w:t>直到</w:t>
              </w:r>
            </w:ins>
            <w:ins w:id="59" w:author="Administrator" w:date="2016-08-22T16:19:00Z">
              <w:r>
                <w:rPr>
                  <w:rFonts w:hint="eastAsia"/>
                  <w:sz w:val="18"/>
                </w:rPr>
                <w:t>我们重新开启才会出现</w:t>
              </w:r>
            </w:ins>
          </w:p>
          <w:p>
            <w:pPr>
              <w:numPr>
                <w:ilvl w:val="255"/>
                <w:numId w:val="0"/>
              </w:numPr>
              <w:rPr>
                <w:sz w:val="18"/>
              </w:rPr>
              <w:pPrChange w:id="60" w:author="Administrator" w:date="2016-08-22T16:18:00Z">
                <w:pPr/>
              </w:pPrChange>
            </w:pPr>
          </w:p>
        </w:tc>
      </w:tr>
    </w:tbl>
    <w:p>
      <w:pPr>
        <w:pStyle w:val="2"/>
        <w:numPr>
          <w:ilvl w:val="0"/>
          <w:numId w:val="2"/>
        </w:numPr>
        <w:ind w:firstLine="425"/>
      </w:pPr>
      <w:bookmarkStart w:id="12" w:name="_Toc4673"/>
      <w:bookmarkStart w:id="13" w:name="_Toc7019"/>
      <w:r>
        <w:rPr>
          <w:rFonts w:hint="eastAsia"/>
        </w:rPr>
        <w:t>职位订阅IM消息内容调整</w:t>
      </w:r>
      <w:bookmarkEnd w:id="12"/>
      <w:r>
        <w:rPr>
          <w:rFonts w:hint="eastAsia"/>
        </w:rPr>
        <w:t>（中）</w:t>
      </w:r>
      <w:bookmarkEnd w:id="13"/>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兼客订阅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6"/>
              <w:numPr>
                <w:ilvl w:val="0"/>
                <w:numId w:val="11"/>
              </w:numPr>
              <w:ind w:firstLineChars="0"/>
              <w:rPr>
                <w:sz w:val="18"/>
              </w:rPr>
            </w:pPr>
            <w:r>
              <w:rPr>
                <w:rFonts w:hint="eastAsia"/>
                <w:sz w:val="18"/>
              </w:rPr>
              <w:t>兼客兼职意向订阅，进行匹配岗位推送时，IM消息内容调整：</w:t>
            </w:r>
          </w:p>
          <w:p>
            <w:pPr>
              <w:pStyle w:val="36"/>
              <w:ind w:firstLine="0" w:firstLineChars="0"/>
              <w:rPr>
                <w:sz w:val="18"/>
              </w:rPr>
            </w:pPr>
            <w:r>
              <w:rPr>
                <w:rFonts w:hint="eastAsia"/>
                <w:sz w:val="18"/>
              </w:rPr>
              <w:t>原【一大波心仪岗位来袭来，还不快来看看！】调整为【</w:t>
            </w:r>
            <w:r>
              <w:rPr>
                <w:rFonts w:hint="eastAsia"/>
                <w:color w:val="FF0000"/>
                <w:sz w:val="18"/>
              </w:rPr>
              <w:t>您设置的兼职意向有合适岗位了，赶紧去报名吧！</w:t>
            </w:r>
            <w:r>
              <w:rPr>
                <w:rFonts w:hint="eastAsia"/>
                <w:sz w:val="18"/>
              </w:rPr>
              <w:t>】</w:t>
            </w:r>
          </w:p>
          <w:p>
            <w:pPr>
              <w:pStyle w:val="36"/>
              <w:numPr>
                <w:ilvl w:val="0"/>
                <w:numId w:val="11"/>
              </w:numPr>
              <w:ind w:firstLineChars="0"/>
              <w:rPr>
                <w:sz w:val="18"/>
              </w:rPr>
            </w:pPr>
            <w:r>
              <w:rPr>
                <w:rFonts w:hint="eastAsia"/>
                <w:sz w:val="18"/>
              </w:rPr>
              <w:t>推送时间规则修改：由原来的每周周三、周五推送两次，改为每周周一、周三、周五推送三次</w:t>
            </w:r>
          </w:p>
          <w:p>
            <w:pPr>
              <w:jc w:val="cente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改文案和增加推送次数；推送逻辑不变</w:t>
            </w:r>
          </w:p>
        </w:tc>
      </w:tr>
    </w:tbl>
    <w:p>
      <w:pPr>
        <w:pStyle w:val="2"/>
        <w:numPr>
          <w:ilvl w:val="0"/>
          <w:numId w:val="2"/>
        </w:numPr>
        <w:ind w:firstLine="425"/>
      </w:pPr>
      <w:bookmarkStart w:id="14" w:name="_Toc9971"/>
      <w:bookmarkStart w:id="15" w:name="_Toc13264"/>
      <w:r>
        <w:rPr>
          <w:rFonts w:hint="eastAsia"/>
        </w:rPr>
        <w:t>短网址生成（高）</w:t>
      </w:r>
      <w:bookmarkEnd w:id="14"/>
      <w:bookmarkEnd w:id="15"/>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下发短信涉及的URL链接自动生成短网址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6"/>
              <w:numPr>
                <w:ilvl w:val="0"/>
                <w:numId w:val="12"/>
              </w:numPr>
              <w:ind w:firstLineChars="0"/>
              <w:rPr>
                <w:sz w:val="18"/>
              </w:rPr>
            </w:pPr>
            <w:r>
              <w:rPr>
                <w:rFonts w:hint="eastAsia"/>
                <w:sz w:val="18"/>
              </w:rPr>
              <w:t>给用户下发短信，涉及到的所有URL链接，自动生成短网址后进行下发</w:t>
            </w:r>
          </w:p>
          <w:p>
            <w:pPr>
              <w:pStyle w:val="36"/>
              <w:numPr>
                <w:ilvl w:val="0"/>
                <w:numId w:val="12"/>
              </w:numPr>
              <w:ind w:firstLineChars="0"/>
              <w:rPr>
                <w:sz w:val="18"/>
              </w:rPr>
            </w:pPr>
            <w:r>
              <w:rPr>
                <w:rFonts w:hint="eastAsia"/>
                <w:sz w:val="18"/>
              </w:rPr>
              <w:t>短网址规则：</w:t>
            </w:r>
            <w:r>
              <w:fldChar w:fldCharType="begin"/>
            </w:r>
            <w:r>
              <w:instrText xml:space="preserve"> HYPERLINK "http://jianke+/%5bs%5d/+%5b随机8个字母或数字%5d" </w:instrText>
            </w:r>
            <w:r>
              <w:fldChar w:fldCharType="separate"/>
            </w:r>
            <w:r>
              <w:rPr>
                <w:rStyle w:val="25"/>
                <w:rFonts w:hint="eastAsia"/>
                <w:sz w:val="18"/>
              </w:rPr>
              <w:t>http://jianke+/[s]/+[随机8个字母或数字]</w:t>
            </w:r>
            <w:r>
              <w:rPr>
                <w:rStyle w:val="25"/>
                <w:rFonts w:hint="eastAsia"/>
                <w:sz w:val="18"/>
              </w:rPr>
              <w:fldChar w:fldCharType="end"/>
            </w:r>
          </w:p>
          <w:p>
            <w:pPr>
              <w:pStyle w:val="36"/>
              <w:ind w:firstLine="0" w:firstLineChars="0"/>
              <w:rPr>
                <w:sz w:val="18"/>
              </w:rPr>
            </w:pPr>
            <w:r>
              <w:rPr>
                <w:rFonts w:hint="eastAsia"/>
                <w:sz w:val="18"/>
              </w:rPr>
              <w:t xml:space="preserve">    </w:t>
            </w:r>
            <w:r>
              <w:fldChar w:fldCharType="begin"/>
            </w:r>
            <w:r>
              <w:instrText xml:space="preserve"> HYPERLINK "http://jianke" </w:instrText>
            </w:r>
            <w:r>
              <w:fldChar w:fldCharType="separate"/>
            </w:r>
            <w:r>
              <w:rPr>
                <w:rStyle w:val="25"/>
                <w:rFonts w:hint="eastAsia"/>
                <w:color w:val="FF0000"/>
                <w:sz w:val="18"/>
              </w:rPr>
              <w:t>http://jianke</w:t>
            </w:r>
            <w:r>
              <w:rPr>
                <w:rStyle w:val="25"/>
                <w:rFonts w:hint="eastAsia"/>
                <w:color w:val="FF0000"/>
                <w:sz w:val="18"/>
              </w:rPr>
              <w:fldChar w:fldCharType="end"/>
            </w:r>
            <w:r>
              <w:rPr>
                <w:rFonts w:hint="eastAsia"/>
                <w:sz w:val="18"/>
              </w:rPr>
              <w:t xml:space="preserve"> 加</w:t>
            </w:r>
            <w:r>
              <w:rPr>
                <w:rFonts w:hint="eastAsia"/>
                <w:color w:val="FF0000"/>
                <w:sz w:val="18"/>
              </w:rPr>
              <w:t xml:space="preserve"> /s/ </w:t>
            </w:r>
            <w:r>
              <w:rPr>
                <w:rFonts w:hint="eastAsia"/>
                <w:sz w:val="18"/>
              </w:rPr>
              <w:t>加</w:t>
            </w:r>
            <w:r>
              <w:rPr>
                <w:rFonts w:hint="eastAsia"/>
                <w:color w:val="FF0000"/>
                <w:sz w:val="18"/>
              </w:rPr>
              <w:t xml:space="preserve"> 随机八个字母或数字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16" w:name="_Toc30602"/>
      <w:bookmarkStart w:id="17" w:name="_Toc8022"/>
      <w:r>
        <w:rPr>
          <w:rFonts w:hint="eastAsia"/>
        </w:rPr>
        <w:t>采集岗位审核（高）</w:t>
      </w:r>
      <w:bookmarkEnd w:id="16"/>
      <w:bookmarkEnd w:id="17"/>
    </w:p>
    <w:p>
      <w:r>
        <w:rPr>
          <w:rFonts w:hint="eastAsia"/>
        </w:rPr>
        <w:t>4.1采集自动审核敏感词</w:t>
      </w:r>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新增敏感词业务类型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pPr>
            <w:r>
              <w:drawing>
                <wp:inline distT="0" distB="0" distL="114300" distR="114300">
                  <wp:extent cx="3618865" cy="2647315"/>
                  <wp:effectExtent l="0" t="0" r="635" b="63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3618865" cy="2647315"/>
                          </a:xfrm>
                          <a:prstGeom prst="rect">
                            <a:avLst/>
                          </a:prstGeom>
                          <a:noFill/>
                          <a:ln w="9525">
                            <a:noFill/>
                          </a:ln>
                        </pic:spPr>
                      </pic:pic>
                    </a:graphicData>
                  </a:graphic>
                </wp:inline>
              </w:drawing>
            </w:r>
          </w:p>
          <w:p>
            <w:pPr>
              <w:spacing w:line="240" w:lineRule="auto"/>
            </w:pPr>
            <w:r>
              <w:rPr>
                <w:rFonts w:hint="eastAsia"/>
              </w:rPr>
              <w:t>页面位置：原【敏感词库】</w:t>
            </w:r>
          </w:p>
          <w:p>
            <w:pPr>
              <w:spacing w:line="240" w:lineRule="auto"/>
            </w:pPr>
            <w:r>
              <w:rPr>
                <w:rFonts w:hint="eastAsia"/>
              </w:rPr>
              <w:t>原</w:t>
            </w:r>
            <w:bookmarkStart w:id="18" w:name="OLE_LINK7"/>
            <w:r>
              <w:rPr>
                <w:rFonts w:hint="eastAsia"/>
              </w:rPr>
              <w:t>【敏感词库】</w:t>
            </w:r>
            <w:bookmarkEnd w:id="18"/>
            <w:r>
              <w:rPr>
                <w:rFonts w:hint="eastAsia"/>
              </w:rPr>
              <w:t>新增业务类型「采集自动审核」</w:t>
            </w:r>
          </w:p>
          <w:p>
            <w:pPr>
              <w:spacing w:line="240" w:lineRule="auto"/>
            </w:pPr>
            <w:r>
              <w:rPr>
                <w:rFonts w:hint="eastAsia"/>
              </w:rPr>
              <w:t>涉及位置：</w:t>
            </w:r>
          </w:p>
          <w:p>
            <w:pPr>
              <w:numPr>
                <w:ilvl w:val="0"/>
                <w:numId w:val="13"/>
              </w:numPr>
              <w:spacing w:line="240" w:lineRule="auto"/>
            </w:pPr>
            <w:r>
              <w:rPr>
                <w:rFonts w:hint="eastAsia"/>
              </w:rPr>
              <w:t>添加敏感词：业务类型</w:t>
            </w:r>
          </w:p>
          <w:p>
            <w:pPr>
              <w:numPr>
                <w:ilvl w:val="0"/>
                <w:numId w:val="13"/>
              </w:numPr>
              <w:spacing w:line="240" w:lineRule="auto"/>
            </w:pPr>
            <w:r>
              <w:rPr>
                <w:rFonts w:hint="eastAsia"/>
              </w:rPr>
              <w:t>筛选条件：业务范围</w:t>
            </w:r>
          </w:p>
          <w:p>
            <w:pPr>
              <w:numPr>
                <w:ilvl w:val="0"/>
                <w:numId w:val="13"/>
              </w:numPr>
              <w:spacing w:line="240" w:lineRule="auto"/>
            </w:pPr>
            <w:r>
              <w:rPr>
                <w:rFonts w:hint="eastAsia"/>
              </w:rPr>
              <w:t>列表字段：业务范围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rPr>
                <w:sz w:val="18"/>
              </w:rPr>
            </w:pPr>
            <w:r>
              <w:rPr>
                <w:rFonts w:hint="eastAsia"/>
                <w:sz w:val="18"/>
              </w:rPr>
              <w:t>职位采集系统自动审核，对应「岗位名称」和「岗位内容」</w:t>
            </w:r>
          </w:p>
        </w:tc>
      </w:tr>
    </w:tbl>
    <w:p/>
    <w:p>
      <w:r>
        <w:rPr>
          <w:rFonts w:hint="eastAsia"/>
        </w:rPr>
        <w:t>4.2</w:t>
      </w:r>
      <w:bookmarkStart w:id="19" w:name="OLE_LINK1"/>
      <w:r>
        <w:rPr>
          <w:rFonts w:hint="eastAsia"/>
        </w:rPr>
        <w:t>采集重点城市设置</w:t>
      </w:r>
      <w:bookmarkEnd w:id="19"/>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rPr>
              <w:t>采集重点城市设置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pPr>
            <w:r>
              <w:drawing>
                <wp:inline distT="0" distB="0" distL="114300" distR="114300">
                  <wp:extent cx="4157980" cy="374015"/>
                  <wp:effectExtent l="0" t="0" r="13970" b="698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4157980" cy="374015"/>
                          </a:xfrm>
                          <a:prstGeom prst="rect">
                            <a:avLst/>
                          </a:prstGeom>
                          <a:noFill/>
                          <a:ln w="9525">
                            <a:noFill/>
                          </a:ln>
                        </pic:spPr>
                      </pic:pic>
                    </a:graphicData>
                  </a:graphic>
                </wp:inline>
              </w:drawing>
            </w:r>
          </w:p>
          <w:p>
            <w:pPr>
              <w:pStyle w:val="32"/>
              <w:ind w:firstLine="0" w:firstLineChars="0"/>
            </w:pPr>
            <w:r>
              <w:drawing>
                <wp:inline distT="0" distB="0" distL="114300" distR="114300">
                  <wp:extent cx="3514090" cy="6543040"/>
                  <wp:effectExtent l="0" t="0" r="10160" b="1016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4"/>
                          <a:stretch>
                            <a:fillRect/>
                          </a:stretch>
                        </pic:blipFill>
                        <pic:spPr>
                          <a:xfrm>
                            <a:off x="0" y="0"/>
                            <a:ext cx="3514090" cy="6543040"/>
                          </a:xfrm>
                          <a:prstGeom prst="rect">
                            <a:avLst/>
                          </a:prstGeom>
                          <a:noFill/>
                          <a:ln w="9525">
                            <a:noFill/>
                          </a:ln>
                        </pic:spPr>
                      </pic:pic>
                    </a:graphicData>
                  </a:graphic>
                </wp:inline>
              </w:drawing>
            </w:r>
          </w:p>
          <w:p>
            <w:pPr>
              <w:pStyle w:val="32"/>
              <w:ind w:firstLine="0" w:firstLineChars="0"/>
            </w:pPr>
            <w:r>
              <w:rPr>
                <w:rFonts w:hint="eastAsia"/>
              </w:rPr>
              <w:t>页面位置：【平台管理】菜单下[城市设置]</w:t>
            </w:r>
          </w:p>
          <w:p>
            <w:pPr>
              <w:pStyle w:val="32"/>
              <w:ind w:firstLine="0" w:firstLineChars="0"/>
            </w:pPr>
            <w:r>
              <w:rPr>
                <w:rFonts w:hint="eastAsia"/>
              </w:rPr>
              <w:t>城市新增时候采集重点属性</w:t>
            </w:r>
          </w:p>
          <w:p>
            <w:pPr>
              <w:pStyle w:val="32"/>
              <w:numPr>
                <w:ilvl w:val="0"/>
                <w:numId w:val="14"/>
              </w:numPr>
              <w:ind w:firstLine="420"/>
            </w:pPr>
            <w:r>
              <w:rPr>
                <w:rFonts w:hint="eastAsia"/>
              </w:rPr>
              <w:t>新增列表字段「采集重点城市」</w:t>
            </w:r>
          </w:p>
          <w:p>
            <w:pPr>
              <w:pStyle w:val="32"/>
              <w:numPr>
                <w:ilvl w:val="0"/>
                <w:numId w:val="14"/>
              </w:numPr>
              <w:ind w:firstLine="420"/>
            </w:pPr>
            <w:r>
              <w:rPr>
                <w:rFonts w:hint="eastAsia"/>
              </w:rPr>
              <w:t>添加城市/修改 弹窗新增 采集重点城市下拉框设置</w:t>
            </w:r>
          </w:p>
          <w:p>
            <w:pPr>
              <w:pStyle w:val="32"/>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rPr>
                <w:sz w:val="18"/>
              </w:rPr>
            </w:pPr>
          </w:p>
        </w:tc>
      </w:tr>
    </w:tbl>
    <w:p/>
    <w:p>
      <w:r>
        <w:rPr>
          <w:rFonts w:hint="eastAsia"/>
        </w:rPr>
        <w:t>4.3采集优化</w:t>
      </w:r>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抓取其他平台职位数据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数据采集优化，抓取未获取到的数据；其他平台没有的字段，[工作日期][招聘人数]空着，其他字段进行默认填充；各平台情况见下图：</w:t>
            </w:r>
          </w:p>
          <w:p>
            <w:pPr>
              <w:pStyle w:val="32"/>
              <w:ind w:firstLine="0" w:firstLineChars="0"/>
              <w:rPr>
                <w:sz w:val="18"/>
              </w:rPr>
            </w:pPr>
            <w:r>
              <w:drawing>
                <wp:inline distT="0" distB="0" distL="114300" distR="114300">
                  <wp:extent cx="4159885" cy="3813175"/>
                  <wp:effectExtent l="0" t="0" r="12065" b="1587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5"/>
                          <a:stretch>
                            <a:fillRect/>
                          </a:stretch>
                        </pic:blipFill>
                        <pic:spPr>
                          <a:xfrm>
                            <a:off x="0" y="0"/>
                            <a:ext cx="4159885" cy="381317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rPr>
                <w:sz w:val="18"/>
              </w:rPr>
            </w:pPr>
          </w:p>
        </w:tc>
      </w:tr>
    </w:tbl>
    <w:p/>
    <w:p>
      <w:r>
        <w:rPr>
          <w:rFonts w:hint="eastAsia"/>
        </w:rPr>
        <w:t>4.4采集岗位系统自动审核机制：</w:t>
      </w:r>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系统自动审核岗位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pPr>
            <w:bookmarkStart w:id="20" w:name="OLE_LINK3"/>
            <w:r>
              <w:rPr>
                <w:rFonts w:hint="eastAsia"/>
              </w:rPr>
              <w:t>采集岗位后，系统判断字段是否完整；岗位名称、工作职责是否含有[采集自动审核]敏感词</w:t>
            </w:r>
          </w:p>
          <w:p>
            <w:pPr>
              <w:pStyle w:val="32"/>
              <w:numPr>
                <w:ilvl w:val="0"/>
                <w:numId w:val="15"/>
              </w:numPr>
              <w:ind w:firstLine="420"/>
            </w:pPr>
            <w:r>
              <w:rPr>
                <w:rFonts w:hint="eastAsia"/>
              </w:rPr>
              <w:t>非重点城市，字段完整+无采集自动审核敏感词，由系统直接发布</w:t>
            </w:r>
          </w:p>
          <w:p>
            <w:pPr>
              <w:pStyle w:val="32"/>
              <w:numPr>
                <w:ilvl w:val="0"/>
                <w:numId w:val="15"/>
              </w:numPr>
              <w:ind w:firstLine="420"/>
            </w:pPr>
            <w:r>
              <w:rPr>
                <w:rFonts w:hint="eastAsia"/>
              </w:rPr>
              <w:t>重点城市，已有账号+字段完整+无采集自动审核敏感词，由系统直接发布</w:t>
            </w:r>
          </w:p>
          <w:p>
            <w:pPr>
              <w:pStyle w:val="32"/>
              <w:numPr>
                <w:ilvl w:val="0"/>
                <w:numId w:val="15"/>
              </w:numPr>
              <w:ind w:firstLine="420"/>
            </w:pPr>
            <w:r>
              <w:rPr>
                <w:rFonts w:hint="eastAsia"/>
              </w:rPr>
              <w:t>除以上两种类别岗位，系统不直接发布，由运营进行人工核对</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rPr>
                <w:sz w:val="18"/>
              </w:rPr>
            </w:pPr>
          </w:p>
        </w:tc>
      </w:tr>
    </w:tbl>
    <w:p/>
    <w:p>
      <w:r>
        <w:rPr>
          <w:rFonts w:hint="eastAsia"/>
        </w:rPr>
        <w:t>4.5cms页面优化：</w:t>
      </w:r>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拓展新的合作渠道用户后，进行新增渠道及渠道管理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对合作渠道进行增删改查管理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4158615" cy="1710055"/>
                  <wp:effectExtent l="0" t="0" r="13335" b="444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8615" cy="1710055"/>
                          </a:xfrm>
                          <a:prstGeom prst="rect">
                            <a:avLst/>
                          </a:prstGeom>
                          <a:noFill/>
                          <a:ln w="9525">
                            <a:noFill/>
                          </a:ln>
                        </pic:spPr>
                      </pic:pic>
                    </a:graphicData>
                  </a:graphic>
                </wp:inline>
              </w:drawing>
            </w:r>
          </w:p>
          <w:p>
            <w:pPr>
              <w:pStyle w:val="34"/>
              <w:ind w:firstLine="0" w:firstLineChars="0"/>
              <w:rPr>
                <w:sz w:val="18"/>
              </w:rPr>
            </w:pPr>
            <w:r>
              <w:rPr>
                <w:rFonts w:hint="eastAsia"/>
                <w:sz w:val="18"/>
              </w:rPr>
              <w:t>新增筛选条件：</w:t>
            </w:r>
          </w:p>
          <w:p>
            <w:pPr>
              <w:pStyle w:val="34"/>
              <w:numPr>
                <w:ilvl w:val="0"/>
                <w:numId w:val="16"/>
              </w:numPr>
              <w:ind w:firstLine="360"/>
              <w:rPr>
                <w:sz w:val="18"/>
              </w:rPr>
            </w:pPr>
            <w:bookmarkStart w:id="21" w:name="OLE_LINK8"/>
            <w:r>
              <w:rPr>
                <w:rFonts w:hint="eastAsia"/>
                <w:sz w:val="18"/>
              </w:rPr>
              <w:t>新增筛选条件：城市属性（采集审核公海库、采集审核私海库、已发布采集岗位）</w:t>
            </w:r>
          </w:p>
          <w:bookmarkEnd w:id="21"/>
          <w:p>
            <w:pPr>
              <w:pStyle w:val="34"/>
              <w:numPr>
                <w:ilvl w:val="0"/>
                <w:numId w:val="16"/>
              </w:numPr>
              <w:ind w:firstLine="360"/>
              <w:rPr>
                <w:sz w:val="18"/>
              </w:rPr>
            </w:pPr>
            <w:r>
              <w:rPr>
                <w:rFonts w:hint="eastAsia"/>
                <w:sz w:val="18"/>
              </w:rPr>
              <w:t>岗位状态原[审核通过]拆分为两个：[系统自动通过][人工审核通过]（采集审核公海库、采集审核私海库）</w:t>
            </w:r>
          </w:p>
          <w:p>
            <w:pPr>
              <w:pStyle w:val="34"/>
              <w:ind w:firstLine="0" w:firstLineChars="0"/>
              <w:rPr>
                <w:sz w:val="18"/>
              </w:rPr>
            </w:pPr>
          </w:p>
          <w:p/>
          <w:p>
            <w:pPr>
              <w:rPr>
                <w:sz w:val="18"/>
              </w:rPr>
            </w:pPr>
            <w:r>
              <w:drawing>
                <wp:inline distT="0" distB="0" distL="0" distR="0">
                  <wp:extent cx="3600450" cy="1819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3600450" cy="1819275"/>
                          </a:xfrm>
                          <a:prstGeom prst="rect">
                            <a:avLst/>
                          </a:prstGeom>
                        </pic:spPr>
                      </pic:pic>
                    </a:graphicData>
                  </a:graphic>
                </wp:inline>
              </w:drawing>
            </w:r>
          </w:p>
          <w:p>
            <w:pPr>
              <w:pStyle w:val="34"/>
              <w:ind w:firstLine="0" w:firstLineChars="0"/>
              <w:rPr>
                <w:sz w:val="18"/>
              </w:rPr>
            </w:pPr>
            <w:r>
              <w:rPr>
                <w:rFonts w:hint="eastAsia"/>
                <w:sz w:val="18"/>
              </w:rPr>
              <w:t>输入条件：[采集岗位公海库/采集审核是海库]页面列表点击</w:t>
            </w:r>
            <w:bookmarkStart w:id="22" w:name="OLE_LINK4"/>
            <w:bookmarkStart w:id="23" w:name="OLE_LINK9"/>
            <w:r>
              <w:rPr>
                <w:rFonts w:hint="eastAsia"/>
                <w:sz w:val="18"/>
              </w:rPr>
              <w:t>「标签</w:t>
            </w:r>
            <w:bookmarkEnd w:id="22"/>
            <w:r>
              <w:rPr>
                <w:rFonts w:hint="eastAsia"/>
                <w:sz w:val="18"/>
              </w:rPr>
              <w:t>」</w:t>
            </w:r>
            <w:bookmarkEnd w:id="23"/>
            <w:r>
              <w:rPr>
                <w:rFonts w:hint="eastAsia"/>
                <w:sz w:val="18"/>
              </w:rPr>
              <w:t>/审核页面点击「标签」</w:t>
            </w:r>
          </w:p>
          <w:p>
            <w:pPr>
              <w:pStyle w:val="34"/>
              <w:numPr>
                <w:ilvl w:val="0"/>
                <w:numId w:val="17"/>
              </w:numPr>
              <w:ind w:firstLine="360"/>
              <w:rPr>
                <w:sz w:val="18"/>
              </w:rPr>
            </w:pPr>
            <w:r>
              <w:rPr>
                <w:rFonts w:hint="eastAsia"/>
                <w:sz w:val="18"/>
              </w:rPr>
              <w:t>雇主标签-[联系情况]新增两个选项：</w:t>
            </w:r>
          </w:p>
          <w:p>
            <w:pPr>
              <w:pStyle w:val="34"/>
              <w:ind w:left="425" w:firstLine="0" w:firstLineChars="0"/>
              <w:rPr>
                <w:sz w:val="18"/>
              </w:rPr>
            </w:pPr>
            <w:r>
              <w:rPr>
                <w:rFonts w:hint="eastAsia"/>
                <w:sz w:val="18"/>
              </w:rPr>
              <w:t>[号码错误]和[雇主拒绝]</w:t>
            </w:r>
          </w:p>
          <w:p>
            <w:pPr>
              <w:pStyle w:val="34"/>
              <w:ind w:left="425" w:firstLine="0" w:firstLineChars="0"/>
              <w:rPr>
                <w:sz w:val="18"/>
              </w:rPr>
            </w:pPr>
          </w:p>
          <w:p>
            <w:pPr>
              <w:rPr>
                <w:sz w:val="18"/>
              </w:rPr>
            </w:pPr>
            <w:r>
              <w:drawing>
                <wp:inline distT="0" distB="0" distL="114300" distR="114300">
                  <wp:extent cx="4155440" cy="1541780"/>
                  <wp:effectExtent l="0" t="0" r="16510" b="127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8"/>
                          <a:stretch>
                            <a:fillRect/>
                          </a:stretch>
                        </pic:blipFill>
                        <pic:spPr>
                          <a:xfrm>
                            <a:off x="0" y="0"/>
                            <a:ext cx="4155440" cy="1541780"/>
                          </a:xfrm>
                          <a:prstGeom prst="rect">
                            <a:avLst/>
                          </a:prstGeom>
                          <a:noFill/>
                          <a:ln w="9525">
                            <a:noFill/>
                          </a:ln>
                        </pic:spPr>
                      </pic:pic>
                    </a:graphicData>
                  </a:graphic>
                </wp:inline>
              </w:drawing>
            </w:r>
          </w:p>
          <w:p>
            <w:pPr>
              <w:numPr>
                <w:ilvl w:val="0"/>
                <w:numId w:val="18"/>
              </w:numPr>
              <w:rPr>
                <w:sz w:val="18"/>
              </w:rPr>
            </w:pPr>
            <w:r>
              <w:rPr>
                <w:rFonts w:hint="eastAsia"/>
                <w:sz w:val="18"/>
              </w:rPr>
              <w:t>审核页面，工作职责下发列出相关[采集自动审核]敏感词(审核页面)</w:t>
            </w:r>
          </w:p>
          <w:p>
            <w:pPr>
              <w:rPr>
                <w:sz w:val="18"/>
              </w:rPr>
            </w:pPr>
          </w:p>
          <w:p>
            <w:r>
              <w:drawing>
                <wp:inline distT="0" distB="0" distL="114300" distR="114300">
                  <wp:extent cx="3118485" cy="2807335"/>
                  <wp:effectExtent l="0" t="0" r="5715" b="1206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9"/>
                          <a:stretch>
                            <a:fillRect/>
                          </a:stretch>
                        </pic:blipFill>
                        <pic:spPr>
                          <a:xfrm>
                            <a:off x="0" y="0"/>
                            <a:ext cx="3118485" cy="2807335"/>
                          </a:xfrm>
                          <a:prstGeom prst="rect">
                            <a:avLst/>
                          </a:prstGeom>
                          <a:noFill/>
                          <a:ln w="9525">
                            <a:noFill/>
                          </a:ln>
                        </pic:spPr>
                      </pic:pic>
                    </a:graphicData>
                  </a:graphic>
                </wp:inline>
              </w:drawing>
            </w:r>
          </w:p>
          <w:p>
            <w:r>
              <w:rPr>
                <w:rFonts w:hint="eastAsia"/>
              </w:rPr>
              <w:t>采集岗位审核通过新增弹窗提示，确认后审核通过，发布岗位</w:t>
            </w:r>
          </w:p>
          <w:p>
            <w:pPr>
              <w:numPr>
                <w:ilvl w:val="0"/>
                <w:numId w:val="19"/>
              </w:numPr>
            </w:pPr>
            <w:r>
              <w:rPr>
                <w:rFonts w:hint="eastAsia"/>
              </w:rPr>
              <w:t>如岗位名称和工作描述有[采集自动审核]敏感词，文案为：</w:t>
            </w:r>
          </w:p>
          <w:p>
            <w:pPr>
              <w:rPr>
                <w:color w:val="FF0000"/>
              </w:rPr>
            </w:pPr>
            <w:r>
              <w:rPr>
                <w:rFonts w:hint="eastAsia"/>
              </w:rPr>
              <w:t>-</w:t>
            </w:r>
            <w:r>
              <w:rPr>
                <w:rFonts w:hint="eastAsia"/>
                <w:color w:val="FF0000"/>
              </w:rPr>
              <w:t>岗位名称或工作描述还包含敏感词</w:t>
            </w:r>
          </w:p>
          <w:p>
            <w:pPr>
              <w:rPr>
                <w:color w:val="FF0000"/>
              </w:rPr>
            </w:pPr>
            <w:r>
              <w:rPr>
                <w:rFonts w:hint="eastAsia"/>
                <w:color w:val="FF0000"/>
              </w:rPr>
              <w:t xml:space="preserve"> 您确认要发布岗位信息？</w:t>
            </w:r>
          </w:p>
          <w:p>
            <w:pPr>
              <w:numPr>
                <w:ilvl w:val="0"/>
                <w:numId w:val="19"/>
              </w:numPr>
            </w:pPr>
            <w:r>
              <w:rPr>
                <w:rFonts w:hint="eastAsia"/>
              </w:rPr>
              <w:t>如岗位名称和工作描述没有[采集自动审核]敏感词，文案为：</w:t>
            </w:r>
          </w:p>
          <w:p>
            <w:r>
              <w:rPr>
                <w:rFonts w:hint="eastAsia"/>
              </w:rPr>
              <w:t>-</w:t>
            </w:r>
            <w:r>
              <w:rPr>
                <w:rFonts w:hint="eastAsia"/>
                <w:color w:val="FF0000"/>
              </w:rPr>
              <w:t>您确认要发布岗位信息？</w:t>
            </w:r>
          </w:p>
          <w:p>
            <w:pPr>
              <w:rPr>
                <w:sz w:val="18"/>
              </w:rPr>
            </w:pPr>
          </w:p>
          <w:p>
            <w:pPr>
              <w:rPr>
                <w:sz w:val="18"/>
              </w:rPr>
            </w:pPr>
            <w:r>
              <w:drawing>
                <wp:inline distT="0" distB="0" distL="114300" distR="114300">
                  <wp:extent cx="4257675" cy="923290"/>
                  <wp:effectExtent l="0" t="0" r="9525" b="1016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0"/>
                          <a:stretch>
                            <a:fillRect/>
                          </a:stretch>
                        </pic:blipFill>
                        <pic:spPr>
                          <a:xfrm>
                            <a:off x="0" y="0"/>
                            <a:ext cx="4257675" cy="923290"/>
                          </a:xfrm>
                          <a:prstGeom prst="rect">
                            <a:avLst/>
                          </a:prstGeom>
                          <a:noFill/>
                          <a:ln w="9525">
                            <a:noFill/>
                          </a:ln>
                        </pic:spPr>
                      </pic:pic>
                    </a:graphicData>
                  </a:graphic>
                </wp:inline>
              </w:drawing>
            </w:r>
          </w:p>
          <w:p>
            <w:pPr>
              <w:rPr>
                <w:sz w:val="18"/>
              </w:rPr>
            </w:pPr>
            <w:r>
              <w:rPr>
                <w:rFonts w:hint="eastAsia"/>
                <w:sz w:val="18"/>
              </w:rPr>
              <w:t>已发布采集岗位页面：</w:t>
            </w:r>
          </w:p>
          <w:p>
            <w:pPr>
              <w:numPr>
                <w:ilvl w:val="0"/>
                <w:numId w:val="20"/>
              </w:numPr>
              <w:rPr>
                <w:sz w:val="18"/>
              </w:rPr>
            </w:pPr>
            <w:r>
              <w:rPr>
                <w:rFonts w:hint="eastAsia"/>
                <w:sz w:val="18"/>
              </w:rPr>
              <w:t>列表字段[审核客服]新增：系统自动通过，系统自动发布的采集岗位，审核客服都为：系统自动通过</w:t>
            </w:r>
          </w:p>
          <w:p>
            <w:pPr>
              <w:numPr>
                <w:ilvl w:val="0"/>
                <w:numId w:val="20"/>
              </w:numPr>
              <w:rPr>
                <w:sz w:val="18"/>
              </w:rPr>
            </w:pPr>
            <w:r>
              <w:rPr>
                <w:rFonts w:hint="eastAsia"/>
                <w:sz w:val="18"/>
              </w:rPr>
              <w:t>只有客服主管可看见所有审核通过的采集职位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24" w:name="_Toc15188"/>
      <w:bookmarkStart w:id="25" w:name="_Toc22354"/>
      <w:r>
        <w:rPr>
          <w:rFonts w:hint="eastAsia"/>
        </w:rPr>
        <w:t>cms后台渠道管理整合（高）</w:t>
      </w:r>
      <w:bookmarkEnd w:id="24"/>
      <w:bookmarkEnd w:id="25"/>
    </w:p>
    <w:p>
      <w:pPr>
        <w:pStyle w:val="3"/>
        <w:rPr>
          <w:sz w:val="24"/>
          <w:szCs w:val="24"/>
        </w:rPr>
      </w:pPr>
      <w:bookmarkStart w:id="26" w:name="_Toc519"/>
      <w:r>
        <w:rPr>
          <w:rFonts w:hint="eastAsia"/>
          <w:sz w:val="24"/>
          <w:szCs w:val="24"/>
        </w:rPr>
        <w:t>9.1合作主渠道管理</w:t>
      </w:r>
      <w:bookmarkEnd w:id="26"/>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合作主渠道增删改查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jc w:val="center"/>
            </w:pPr>
            <w:ins w:id="61" w:author="Administrator" w:date="2016-09-01T10:06:15Z">
              <w:r>
                <w:rPr/>
                <w:drawing>
                  <wp:inline distT="0" distB="0" distL="114300" distR="114300">
                    <wp:extent cx="4152265" cy="1644015"/>
                    <wp:effectExtent l="0" t="0" r="635" b="133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1"/>
                            <a:stretch>
                              <a:fillRect/>
                            </a:stretch>
                          </pic:blipFill>
                          <pic:spPr>
                            <a:xfrm>
                              <a:off x="0" y="0"/>
                              <a:ext cx="4152265" cy="1644015"/>
                            </a:xfrm>
                            <a:prstGeom prst="rect">
                              <a:avLst/>
                            </a:prstGeom>
                            <a:noFill/>
                            <a:ln w="9525">
                              <a:noFill/>
                            </a:ln>
                          </pic:spPr>
                        </pic:pic>
                      </a:graphicData>
                    </a:graphic>
                  </wp:inline>
                </w:drawing>
              </w:r>
            </w:ins>
            <w:del w:id="63" w:author="Administrator" w:date="2016-09-01T10:06:14Z">
              <w:r>
                <w:rPr/>
                <w:drawing>
                  <wp:inline distT="0" distB="0" distL="114300" distR="114300">
                    <wp:extent cx="4151630" cy="1642745"/>
                    <wp:effectExtent l="0" t="0" r="1270" b="1460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2"/>
                            <a:stretch>
                              <a:fillRect/>
                            </a:stretch>
                          </pic:blipFill>
                          <pic:spPr>
                            <a:xfrm>
                              <a:off x="0" y="0"/>
                              <a:ext cx="4151630" cy="1642745"/>
                            </a:xfrm>
                            <a:prstGeom prst="rect">
                              <a:avLst/>
                            </a:prstGeom>
                            <a:noFill/>
                            <a:ln w="9525">
                              <a:noFill/>
                            </a:ln>
                          </pic:spPr>
                        </pic:pic>
                      </a:graphicData>
                    </a:graphic>
                  </wp:inline>
                </w:drawing>
              </w:r>
            </w:del>
          </w:p>
          <w:p>
            <w:pPr>
              <w:numPr>
                <w:ilvl w:val="0"/>
                <w:numId w:val="21"/>
              </w:numPr>
            </w:pPr>
            <w:r>
              <w:rPr>
                <w:rFonts w:hint="eastAsia"/>
              </w:rPr>
              <w:t>页面位置：【开放平台】-[发现入口]下方；2个tab选项卡：合作主渠道管理、合作报表管理</w:t>
            </w:r>
          </w:p>
          <w:p>
            <w:pPr>
              <w:numPr>
                <w:ilvl w:val="0"/>
                <w:numId w:val="21"/>
              </w:numPr>
            </w:pPr>
            <w:r>
              <w:rPr>
                <w:rFonts w:hint="eastAsia"/>
              </w:rPr>
              <w:t>页面显示所有合作渠道的概要信息</w:t>
            </w:r>
          </w:p>
          <w:p>
            <w:pPr>
              <w:numPr>
                <w:ilvl w:val="0"/>
                <w:numId w:val="21"/>
              </w:numPr>
            </w:pPr>
            <w:r>
              <w:rPr>
                <w:rFonts w:hint="eastAsia"/>
              </w:rPr>
              <w:t>每页显示30条，默认按照添加时间降序排列</w:t>
            </w:r>
          </w:p>
          <w:p>
            <w:pPr>
              <w:numPr>
                <w:ilvl w:val="0"/>
                <w:numId w:val="21"/>
              </w:numPr>
            </w:pPr>
            <w:r>
              <w:rPr>
                <w:rFonts w:hint="eastAsia"/>
              </w:rPr>
              <w:t>合作主渠道列表包括字段：</w:t>
            </w:r>
          </w:p>
          <w:p>
            <w:pPr>
              <w:numPr>
                <w:ilvl w:val="0"/>
                <w:numId w:val="22"/>
              </w:numPr>
            </w:pPr>
            <w:r>
              <w:rPr>
                <w:rFonts w:hint="eastAsia"/>
              </w:rPr>
              <w:t>合作主渠道</w:t>
            </w:r>
            <w:ins w:id="65" w:author="Administrator" w:date="2016-09-01T10:06:30Z">
              <w:r>
                <w:rPr>
                  <w:rFonts w:hint="eastAsia"/>
                  <w:lang w:val="en-US" w:eastAsia="zh-CN"/>
                </w:rPr>
                <w:t>识别码</w:t>
              </w:r>
            </w:ins>
            <w:r>
              <w:rPr>
                <w:rFonts w:hint="eastAsia"/>
              </w:rPr>
              <w:t>：添加合作主渠道时填写的主渠道名称，英文字母（对应原来识别码，原截图见补充说明）</w:t>
            </w:r>
          </w:p>
          <w:p>
            <w:pPr>
              <w:numPr>
                <w:ilvl w:val="0"/>
                <w:numId w:val="22"/>
              </w:numPr>
            </w:pPr>
            <w:del w:id="66" w:author="Administrator" w:date="2016-09-01T10:06:37Z">
              <w:r>
                <w:rPr>
                  <w:rFonts w:hint="eastAsia"/>
                  <w:lang w:val="en-US"/>
                </w:rPr>
                <w:delText>合作方</w:delText>
              </w:r>
            </w:del>
            <w:ins w:id="67" w:author="Administrator" w:date="2016-09-01T10:06:38Z">
              <w:r>
                <w:rPr>
                  <w:rFonts w:hint="eastAsia"/>
                  <w:lang w:val="en-US" w:eastAsia="zh-CN"/>
                </w:rPr>
                <w:t>合作</w:t>
              </w:r>
            </w:ins>
            <w:ins w:id="68" w:author="Administrator" w:date="2016-09-01T10:06:39Z">
              <w:r>
                <w:rPr>
                  <w:rFonts w:hint="eastAsia"/>
                  <w:lang w:val="en-US" w:eastAsia="zh-CN"/>
                </w:rPr>
                <w:t>主渠道</w:t>
              </w:r>
            </w:ins>
            <w:r>
              <w:rPr>
                <w:rFonts w:hint="eastAsia"/>
              </w:rPr>
              <w:t>：添加合作主渠道填写的合作方名称，多为对面公司名称（对应原来渠道，原截图见补充说明）</w:t>
            </w:r>
          </w:p>
          <w:p>
            <w:pPr>
              <w:numPr>
                <w:ilvl w:val="0"/>
                <w:numId w:val="22"/>
              </w:numPr>
            </w:pPr>
            <w:r>
              <w:rPr>
                <w:rFonts w:hint="eastAsia"/>
              </w:rPr>
              <w:t>商务联系人：合作方联系人</w:t>
            </w:r>
          </w:p>
          <w:p>
            <w:pPr>
              <w:numPr>
                <w:ilvl w:val="0"/>
                <w:numId w:val="22"/>
              </w:numPr>
            </w:pPr>
            <w:r>
              <w:rPr>
                <w:rFonts w:hint="eastAsia"/>
              </w:rPr>
              <w:t>联系方式：商务联系人电话</w:t>
            </w:r>
          </w:p>
          <w:p>
            <w:pPr>
              <w:numPr>
                <w:ilvl w:val="0"/>
                <w:numId w:val="22"/>
              </w:numPr>
            </w:pPr>
            <w:r>
              <w:rPr>
                <w:rFonts w:hint="eastAsia"/>
              </w:rPr>
              <w:t>添加时间：添加主渠道的时间</w:t>
            </w:r>
          </w:p>
          <w:p>
            <w:pPr>
              <w:numPr>
                <w:ilvl w:val="0"/>
                <w:numId w:val="22"/>
              </w:numPr>
            </w:pPr>
            <w:r>
              <w:rPr>
                <w:rFonts w:hint="eastAsia"/>
              </w:rPr>
              <w:t>子渠道数量：该主渠道包含的子渠道数量</w:t>
            </w:r>
          </w:p>
          <w:p>
            <w:pPr>
              <w:numPr>
                <w:ilvl w:val="0"/>
                <w:numId w:val="22"/>
              </w:numPr>
            </w:pPr>
            <w:r>
              <w:rPr>
                <w:rFonts w:hint="eastAsia"/>
              </w:rPr>
              <w:t>添加人：添加该主渠道的cms账号姓名</w:t>
            </w:r>
          </w:p>
          <w:p>
            <w:pPr>
              <w:numPr>
                <w:ilvl w:val="0"/>
                <w:numId w:val="22"/>
              </w:numPr>
            </w:pPr>
            <w:r>
              <w:rPr>
                <w:rFonts w:hint="eastAsia"/>
              </w:rPr>
              <w:t>操作：</w:t>
            </w:r>
          </w:p>
          <w:p>
            <w:pPr>
              <w:ind w:firstLine="420"/>
              <w:rPr>
                <w:color w:val="FF0000"/>
              </w:rPr>
            </w:pPr>
            <w:r>
              <w:rPr>
                <w:rFonts w:hint="eastAsia"/>
              </w:rPr>
              <w:t>子渠道管理：</w:t>
            </w:r>
            <w:r>
              <w:rPr>
                <w:rFonts w:hint="eastAsia"/>
                <w:color w:val="FF0000"/>
              </w:rPr>
              <w:t>点击跳转[合作子渠道管理]页面</w:t>
            </w:r>
          </w:p>
          <w:p>
            <w:pPr>
              <w:ind w:firstLine="420"/>
              <w:rPr>
                <w:color w:val="FF0000"/>
              </w:rPr>
            </w:pPr>
            <w:r>
              <w:rPr>
                <w:rFonts w:hint="eastAsia"/>
              </w:rPr>
              <w:t>修改：修改主渠道信息可修改内容包括：</w:t>
            </w:r>
            <w:r>
              <w:rPr>
                <w:rFonts w:hint="eastAsia"/>
                <w:color w:val="FF0000"/>
              </w:rPr>
              <w:t>合作主渠道、合作方、商务联系人、联系方式</w:t>
            </w:r>
          </w:p>
          <w:p>
            <w:pPr>
              <w:numPr>
                <w:ilvl w:val="0"/>
                <w:numId w:val="21"/>
              </w:numPr>
            </w:pPr>
            <w:r>
              <w:rPr>
                <w:rFonts w:hint="eastAsia"/>
              </w:rPr>
              <w:t>筛选条件：</w:t>
            </w:r>
          </w:p>
          <w:p>
            <w:pPr>
              <w:numPr>
                <w:ilvl w:val="0"/>
                <w:numId w:val="22"/>
              </w:numPr>
            </w:pPr>
            <w:r>
              <w:rPr>
                <w:rFonts w:hint="eastAsia"/>
              </w:rPr>
              <w:t>合作主渠道：输入关键字后，系统自动检索数据库中的主渠道并呈现在下方</w:t>
            </w:r>
          </w:p>
          <w:p>
            <w:pPr>
              <w:numPr>
                <w:ilvl w:val="0"/>
                <w:numId w:val="22"/>
              </w:numPr>
            </w:pPr>
            <w:r>
              <w:rPr>
                <w:rFonts w:hint="eastAsia"/>
              </w:rPr>
              <w:t>合作方：输入关键字后，系统自动检索数据库中的合作渠道合作方并呈现在下方</w:t>
            </w:r>
          </w:p>
          <w:p>
            <w:pPr>
              <w:numPr>
                <w:ilvl w:val="0"/>
                <w:numId w:val="22"/>
              </w:numPr>
            </w:pPr>
            <w:r>
              <w:rPr>
                <w:rFonts w:hint="eastAsia"/>
              </w:rPr>
              <w:t>商务联系人：</w:t>
            </w:r>
          </w:p>
          <w:p>
            <w:pPr>
              <w:numPr>
                <w:ilvl w:val="0"/>
                <w:numId w:val="22"/>
              </w:numPr>
            </w:pPr>
            <w:r>
              <w:rPr>
                <w:rFonts w:hint="eastAsia"/>
              </w:rPr>
              <w:t>联系方式：</w:t>
            </w:r>
          </w:p>
          <w:p>
            <w:pPr>
              <w:numPr>
                <w:ilvl w:val="0"/>
                <w:numId w:val="21"/>
              </w:numPr>
            </w:pPr>
            <w:r>
              <w:rPr>
                <w:rFonts w:hint="eastAsia"/>
              </w:rPr>
              <w:t>功能：添加合作主渠道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点击「添加合作主渠道」，弹窗，填写：合作主渠道、合作方、商务联系人、联系方式。提交后在列表新增一条合作主渠道</w:t>
            </w:r>
          </w:p>
          <w:p>
            <w:pPr>
              <w:pStyle w:val="32"/>
              <w:ind w:firstLine="0" w:firstLineChars="0"/>
              <w:jc w:val="center"/>
              <w:rPr>
                <w:sz w:val="18"/>
              </w:rPr>
            </w:pPr>
            <w:ins w:id="69" w:author="Administrator" w:date="2016-09-01T10:07:13Z">
              <w:r>
                <w:rPr/>
                <w:drawing>
                  <wp:inline distT="0" distB="0" distL="114300" distR="114300">
                    <wp:extent cx="3695065" cy="3237865"/>
                    <wp:effectExtent l="0" t="0" r="635" b="63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3"/>
                            <a:stretch>
                              <a:fillRect/>
                            </a:stretch>
                          </pic:blipFill>
                          <pic:spPr>
                            <a:xfrm>
                              <a:off x="0" y="0"/>
                              <a:ext cx="3695065" cy="3237865"/>
                            </a:xfrm>
                            <a:prstGeom prst="rect">
                              <a:avLst/>
                            </a:prstGeom>
                            <a:noFill/>
                            <a:ln w="9525">
                              <a:noFill/>
                            </a:ln>
                          </pic:spPr>
                        </pic:pic>
                      </a:graphicData>
                    </a:graphic>
                  </wp:inline>
                </w:drawing>
              </w:r>
            </w:ins>
            <w:del w:id="71" w:author="Administrator" w:date="2016-09-01T10:07:12Z">
              <w:r>
                <w:rPr/>
                <w:drawing>
                  <wp:inline distT="0" distB="0" distL="114300" distR="114300">
                    <wp:extent cx="3771265" cy="3256915"/>
                    <wp:effectExtent l="0" t="0" r="635" b="635"/>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34"/>
                            <a:stretch>
                              <a:fillRect/>
                            </a:stretch>
                          </pic:blipFill>
                          <pic:spPr>
                            <a:xfrm>
                              <a:off x="0" y="0"/>
                              <a:ext cx="3771265" cy="3256915"/>
                            </a:xfrm>
                            <a:prstGeom prst="rect">
                              <a:avLst/>
                            </a:prstGeom>
                            <a:noFill/>
                            <a:ln w="9525">
                              <a:noFill/>
                            </a:ln>
                          </pic:spPr>
                        </pic:pic>
                      </a:graphicData>
                    </a:graphic>
                  </wp:inline>
                </w:drawing>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3466465" cy="2590165"/>
                  <wp:effectExtent l="0" t="0" r="635" b="63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5"/>
                          <a:stretch>
                            <a:fillRect/>
                          </a:stretch>
                        </pic:blipFill>
                        <pic:spPr>
                          <a:xfrm>
                            <a:off x="0" y="0"/>
                            <a:ext cx="3466465" cy="2590165"/>
                          </a:xfrm>
                          <a:prstGeom prst="rect">
                            <a:avLst/>
                          </a:prstGeom>
                          <a:noFill/>
                          <a:ln w="9525">
                            <a:noFill/>
                          </a:ln>
                        </pic:spPr>
                      </pic:pic>
                    </a:graphicData>
                  </a:graphic>
                </wp:inline>
              </w:drawing>
            </w:r>
          </w:p>
          <w:p>
            <w:pPr>
              <w:rPr>
                <w:rFonts w:hint="eastAsia"/>
              </w:rPr>
            </w:pPr>
            <w:r>
              <w:rPr>
                <w:rFonts w:hint="eastAsia"/>
              </w:rPr>
              <w:t>原添加渠道截图</w:t>
            </w:r>
          </w:p>
          <w:p>
            <w:pPr>
              <w:rPr>
                <w:rFonts w:hint="eastAsia"/>
              </w:rPr>
            </w:pPr>
            <w:r>
              <w:rPr>
                <w:rFonts w:hint="eastAsia"/>
                <w:color w:val="FF0000"/>
              </w:rPr>
              <w:t>原【网站-移动】端口</w:t>
            </w:r>
            <w:r>
              <w:rPr>
                <w:rFonts w:hint="eastAsia"/>
                <w:color w:val="FF0000"/>
                <w:lang w:val="en-US" w:eastAsia="zh-CN"/>
              </w:rPr>
              <w:t>涉及</w:t>
            </w:r>
            <w:r>
              <w:rPr>
                <w:rFonts w:hint="eastAsia"/>
                <w:color w:val="FF0000"/>
              </w:rPr>
              <w:t>的渠道，在【合作主渠道管理】页会自动生成一个主渠道</w:t>
            </w:r>
            <w:r>
              <w:rPr>
                <w:rFonts w:hint="eastAsia"/>
                <w:color w:val="FF0000"/>
                <w:lang w:eastAsia="zh-CN"/>
              </w:rPr>
              <w:t>：「</w:t>
            </w:r>
            <w:r>
              <w:rPr>
                <w:rFonts w:hint="eastAsia"/>
                <w:color w:val="FF0000"/>
                <w:lang w:val="en-US" w:eastAsia="zh-CN"/>
              </w:rPr>
              <w:t>合作主渠道</w:t>
            </w:r>
            <w:ins w:id="73" w:author="Administrator" w:date="2016-09-01T10:10:07Z">
              <w:r>
                <w:rPr>
                  <w:rFonts w:hint="eastAsia"/>
                  <w:color w:val="FF0000"/>
                  <w:lang w:val="en-US" w:eastAsia="zh-CN"/>
                </w:rPr>
                <w:t>识别码</w:t>
              </w:r>
            </w:ins>
            <w:r>
              <w:rPr>
                <w:rFonts w:hint="eastAsia"/>
                <w:color w:val="FF0000"/>
                <w:lang w:eastAsia="zh-CN"/>
              </w:rPr>
              <w:t>」</w:t>
            </w:r>
            <w:r>
              <w:rPr>
                <w:rFonts w:hint="eastAsia"/>
                <w:color w:val="FF0000"/>
                <w:lang w:val="en-US" w:eastAsia="zh-CN"/>
              </w:rPr>
              <w:t>对应原</w:t>
            </w:r>
            <w:r>
              <w:rPr>
                <w:rFonts w:hint="eastAsia"/>
                <w:color w:val="FF0000"/>
                <w:lang w:eastAsia="zh-CN"/>
              </w:rPr>
              <w:t>「</w:t>
            </w:r>
            <w:r>
              <w:rPr>
                <w:rFonts w:hint="eastAsia"/>
                <w:color w:val="FF0000"/>
                <w:lang w:val="en-US" w:eastAsia="zh-CN"/>
              </w:rPr>
              <w:t>渠道识别码</w:t>
            </w:r>
            <w:r>
              <w:rPr>
                <w:rFonts w:hint="eastAsia"/>
                <w:color w:val="FF0000"/>
                <w:lang w:eastAsia="zh-CN"/>
              </w:rPr>
              <w:t>」；「</w:t>
            </w:r>
            <w:del w:id="74" w:author="Administrator" w:date="2016-09-01T10:10:12Z">
              <w:r>
                <w:rPr>
                  <w:rFonts w:hint="eastAsia"/>
                  <w:color w:val="FF0000"/>
                  <w:lang w:val="en-US" w:eastAsia="zh-CN"/>
                </w:rPr>
                <w:delText>合作方</w:delText>
              </w:r>
            </w:del>
            <w:ins w:id="75" w:author="Administrator" w:date="2016-09-01T10:10:13Z">
              <w:r>
                <w:rPr>
                  <w:rFonts w:hint="eastAsia"/>
                  <w:color w:val="FF0000"/>
                  <w:lang w:val="en-US" w:eastAsia="zh-CN"/>
                </w:rPr>
                <w:t>合作</w:t>
              </w:r>
            </w:ins>
            <w:ins w:id="76" w:author="Administrator" w:date="2016-09-01T10:10:14Z">
              <w:r>
                <w:rPr>
                  <w:rFonts w:hint="eastAsia"/>
                  <w:color w:val="FF0000"/>
                  <w:lang w:val="en-US" w:eastAsia="zh-CN"/>
                </w:rPr>
                <w:t>主渠道</w:t>
              </w:r>
            </w:ins>
            <w:bookmarkStart w:id="54" w:name="_GoBack"/>
            <w:bookmarkEnd w:id="54"/>
            <w:r>
              <w:rPr>
                <w:rFonts w:hint="eastAsia"/>
                <w:color w:val="FF0000"/>
                <w:lang w:eastAsia="zh-CN"/>
              </w:rPr>
              <w:t>」</w:t>
            </w:r>
            <w:r>
              <w:rPr>
                <w:rFonts w:hint="eastAsia"/>
                <w:color w:val="FF0000"/>
                <w:lang w:val="en-US" w:eastAsia="zh-CN"/>
              </w:rPr>
              <w:t>对应原</w:t>
            </w:r>
            <w:r>
              <w:rPr>
                <w:rFonts w:hint="eastAsia"/>
                <w:color w:val="FF0000"/>
                <w:lang w:eastAsia="zh-CN"/>
              </w:rPr>
              <w:t>「</w:t>
            </w:r>
            <w:r>
              <w:rPr>
                <w:rFonts w:hint="eastAsia"/>
                <w:color w:val="FF0000"/>
                <w:lang w:val="en-US" w:eastAsia="zh-CN"/>
              </w:rPr>
              <w:t>主渠道</w:t>
            </w:r>
            <w:r>
              <w:rPr>
                <w:rFonts w:hint="eastAsia"/>
                <w:color w:val="FF0000"/>
                <w:lang w:eastAsia="zh-CN"/>
              </w:rPr>
              <w:t>」；「</w:t>
            </w:r>
            <w:r>
              <w:rPr>
                <w:rFonts w:hint="eastAsia"/>
                <w:color w:val="FF0000"/>
                <w:lang w:val="en-US" w:eastAsia="zh-CN"/>
              </w:rPr>
              <w:t>商务联系人</w:t>
            </w:r>
            <w:r>
              <w:rPr>
                <w:rFonts w:hint="eastAsia"/>
                <w:color w:val="FF0000"/>
                <w:lang w:eastAsia="zh-CN"/>
              </w:rPr>
              <w:t>」、「</w:t>
            </w:r>
            <w:r>
              <w:rPr>
                <w:rFonts w:hint="eastAsia"/>
                <w:color w:val="FF0000"/>
                <w:lang w:val="en-US" w:eastAsia="zh-CN"/>
              </w:rPr>
              <w:t>联系方式</w:t>
            </w:r>
            <w:r>
              <w:rPr>
                <w:rFonts w:hint="eastAsia"/>
                <w:color w:val="FF0000"/>
                <w:lang w:eastAsia="zh-CN"/>
              </w:rPr>
              <w:t>」</w:t>
            </w:r>
            <w:r>
              <w:rPr>
                <w:rFonts w:hint="eastAsia"/>
                <w:color w:val="FF0000"/>
                <w:lang w:val="en-US" w:eastAsia="zh-CN"/>
              </w:rPr>
              <w:t>为空；</w:t>
            </w:r>
            <w:r>
              <w:rPr>
                <w:rFonts w:hint="eastAsia"/>
                <w:color w:val="FF0000"/>
                <w:lang w:eastAsia="zh-CN"/>
              </w:rPr>
              <w:t>「</w:t>
            </w:r>
            <w:r>
              <w:rPr>
                <w:rFonts w:hint="eastAsia"/>
                <w:color w:val="FF0000"/>
                <w:lang w:val="en-US" w:eastAsia="zh-CN"/>
              </w:rPr>
              <w:t>添加时间</w:t>
            </w:r>
            <w:r>
              <w:rPr>
                <w:rFonts w:hint="eastAsia"/>
                <w:color w:val="FF0000"/>
                <w:lang w:eastAsia="zh-CN"/>
              </w:rPr>
              <w:t>」</w:t>
            </w:r>
            <w:r>
              <w:rPr>
                <w:rFonts w:hint="eastAsia"/>
                <w:color w:val="FF0000"/>
                <w:lang w:val="en-US" w:eastAsia="zh-CN"/>
              </w:rPr>
              <w:t>对应原</w:t>
            </w:r>
            <w:r>
              <w:rPr>
                <w:rFonts w:hint="eastAsia"/>
                <w:color w:val="FF0000"/>
                <w:lang w:eastAsia="zh-CN"/>
              </w:rPr>
              <w:t>「</w:t>
            </w:r>
            <w:r>
              <w:rPr>
                <w:rFonts w:hint="eastAsia"/>
                <w:color w:val="FF0000"/>
                <w:lang w:val="en-US" w:eastAsia="zh-CN"/>
              </w:rPr>
              <w:t>添加时间</w:t>
            </w:r>
            <w:r>
              <w:rPr>
                <w:rFonts w:hint="eastAsia"/>
                <w:color w:val="FF0000"/>
                <w:lang w:eastAsia="zh-CN"/>
              </w:rPr>
              <w:t>」；「</w:t>
            </w:r>
            <w:r>
              <w:rPr>
                <w:rFonts w:hint="eastAsia"/>
                <w:color w:val="FF0000"/>
                <w:lang w:val="en-US" w:eastAsia="zh-CN"/>
              </w:rPr>
              <w:t>子渠道数量</w:t>
            </w:r>
            <w:r>
              <w:rPr>
                <w:rFonts w:hint="eastAsia"/>
                <w:color w:val="FF0000"/>
                <w:lang w:eastAsia="zh-CN"/>
              </w:rPr>
              <w:t>」</w:t>
            </w:r>
            <w:r>
              <w:rPr>
                <w:rFonts w:hint="eastAsia"/>
                <w:color w:val="FF0000"/>
                <w:lang w:val="en-US" w:eastAsia="zh-CN"/>
              </w:rPr>
              <w:t>为1；</w:t>
            </w:r>
            <w:r>
              <w:rPr>
                <w:rFonts w:hint="eastAsia"/>
                <w:color w:val="FF0000"/>
                <w:lang w:eastAsia="zh-CN"/>
              </w:rPr>
              <w:t>「</w:t>
            </w:r>
            <w:r>
              <w:rPr>
                <w:rFonts w:hint="eastAsia"/>
                <w:color w:val="FF0000"/>
                <w:lang w:val="en-US" w:eastAsia="zh-CN"/>
              </w:rPr>
              <w:t>添加人</w:t>
            </w:r>
            <w:r>
              <w:rPr>
                <w:rFonts w:hint="eastAsia"/>
                <w:color w:val="FF0000"/>
                <w:lang w:eastAsia="zh-CN"/>
              </w:rPr>
              <w:t>」</w:t>
            </w:r>
            <w:r>
              <w:rPr>
                <w:rFonts w:hint="eastAsia"/>
                <w:color w:val="FF0000"/>
                <w:lang w:val="en-US" w:eastAsia="zh-CN"/>
              </w:rPr>
              <w:t>对应原</w:t>
            </w:r>
            <w:r>
              <w:rPr>
                <w:rFonts w:hint="eastAsia"/>
                <w:color w:val="FF0000"/>
                <w:lang w:eastAsia="zh-CN"/>
              </w:rPr>
              <w:t>「</w:t>
            </w:r>
            <w:r>
              <w:rPr>
                <w:rFonts w:hint="eastAsia"/>
                <w:color w:val="FF0000"/>
                <w:lang w:val="en-US" w:eastAsia="zh-CN"/>
              </w:rPr>
              <w:t>添加人</w:t>
            </w:r>
            <w:r>
              <w:rPr>
                <w:rFonts w:hint="eastAsia"/>
                <w:color w:val="FF0000"/>
                <w:lang w:eastAsia="zh-CN"/>
              </w:rPr>
              <w:t>」</w:t>
            </w:r>
          </w:p>
        </w:tc>
      </w:tr>
    </w:tbl>
    <w:p>
      <w:pPr>
        <w:pStyle w:val="3"/>
        <w:rPr>
          <w:sz w:val="24"/>
          <w:szCs w:val="24"/>
        </w:rPr>
      </w:pPr>
      <w:bookmarkStart w:id="27" w:name="_Toc749"/>
      <w:r>
        <w:rPr>
          <w:rFonts w:hint="eastAsia"/>
          <w:sz w:val="24"/>
          <w:szCs w:val="24"/>
        </w:rPr>
        <w:t>9.2合作子渠道管理</w:t>
      </w:r>
      <w:bookmarkEnd w:id="27"/>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合作子渠道增删改查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点击【合作主渠道】页面列表「子渠道管理」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ins w:id="77" w:author="Administrator" w:date="2016-09-01T10:08:07Z">
              <w:r>
                <w:rPr/>
                <w:drawing>
                  <wp:inline distT="0" distB="0" distL="114300" distR="114300">
                    <wp:extent cx="4150360" cy="1339850"/>
                    <wp:effectExtent l="0" t="0" r="2540" b="1270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6"/>
                            <a:stretch>
                              <a:fillRect/>
                            </a:stretch>
                          </pic:blipFill>
                          <pic:spPr>
                            <a:xfrm>
                              <a:off x="0" y="0"/>
                              <a:ext cx="4150360" cy="1339850"/>
                            </a:xfrm>
                            <a:prstGeom prst="rect">
                              <a:avLst/>
                            </a:prstGeom>
                            <a:noFill/>
                            <a:ln w="9525">
                              <a:noFill/>
                            </a:ln>
                          </pic:spPr>
                        </pic:pic>
                      </a:graphicData>
                    </a:graphic>
                  </wp:inline>
                </w:drawing>
              </w:r>
            </w:ins>
            <w:del w:id="79" w:author="Administrator" w:date="2016-09-01T10:08:06Z">
              <w:r>
                <w:rPr/>
                <w:drawing>
                  <wp:inline distT="0" distB="0" distL="114300" distR="114300">
                    <wp:extent cx="4159885" cy="1320165"/>
                    <wp:effectExtent l="0" t="0" r="12065" b="1333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37"/>
                            <a:stretch>
                              <a:fillRect/>
                            </a:stretch>
                          </pic:blipFill>
                          <pic:spPr>
                            <a:xfrm>
                              <a:off x="0" y="0"/>
                              <a:ext cx="4159885" cy="1320165"/>
                            </a:xfrm>
                            <a:prstGeom prst="rect">
                              <a:avLst/>
                            </a:prstGeom>
                            <a:noFill/>
                            <a:ln w="9525">
                              <a:noFill/>
                            </a:ln>
                          </pic:spPr>
                        </pic:pic>
                      </a:graphicData>
                    </a:graphic>
                  </wp:inline>
                </w:drawing>
              </w:r>
            </w:del>
          </w:p>
          <w:p>
            <w:pPr>
              <w:numPr>
                <w:ilvl w:val="0"/>
                <w:numId w:val="23"/>
              </w:numPr>
            </w:pPr>
            <w:r>
              <w:rPr>
                <w:rFonts w:hint="eastAsia"/>
              </w:rPr>
              <w:t>显示内容：指定合作主渠道的所有子渠道</w:t>
            </w:r>
          </w:p>
          <w:p>
            <w:pPr>
              <w:numPr>
                <w:ilvl w:val="0"/>
                <w:numId w:val="23"/>
              </w:numPr>
            </w:pPr>
            <w:r>
              <w:rPr>
                <w:rFonts w:hint="eastAsia"/>
              </w:rPr>
              <w:t>每页显示30条，默认按照添加子渠道时间降序排列</w:t>
            </w:r>
          </w:p>
          <w:p>
            <w:pPr>
              <w:numPr>
                <w:ilvl w:val="0"/>
                <w:numId w:val="23"/>
              </w:numPr>
            </w:pPr>
            <w:r>
              <w:rPr>
                <w:rFonts w:hint="eastAsia"/>
              </w:rPr>
              <w:t>合作子渠道列表包括字段：</w:t>
            </w:r>
          </w:p>
          <w:p>
            <w:pPr>
              <w:numPr>
                <w:ilvl w:val="0"/>
                <w:numId w:val="24"/>
              </w:numPr>
            </w:pPr>
            <w:r>
              <w:rPr>
                <w:rFonts w:hint="eastAsia"/>
              </w:rPr>
              <w:t>合作主渠道</w:t>
            </w:r>
            <w:ins w:id="81" w:author="Administrator" w:date="2016-09-01T10:07:25Z">
              <w:r>
                <w:rPr>
                  <w:rFonts w:hint="eastAsia"/>
                  <w:lang w:val="en-US" w:eastAsia="zh-CN"/>
                </w:rPr>
                <w:t>识别码</w:t>
              </w:r>
            </w:ins>
            <w:r>
              <w:rPr>
                <w:rFonts w:hint="eastAsia"/>
              </w:rPr>
              <w:t>：</w:t>
            </w:r>
          </w:p>
          <w:p>
            <w:pPr>
              <w:numPr>
                <w:ilvl w:val="0"/>
                <w:numId w:val="24"/>
              </w:numPr>
            </w:pPr>
            <w:r>
              <w:rPr>
                <w:rFonts w:hint="eastAsia"/>
              </w:rPr>
              <w:t>合作子渠道：添加时填写的子渠道名称</w:t>
            </w:r>
          </w:p>
          <w:p>
            <w:pPr>
              <w:numPr>
                <w:ilvl w:val="0"/>
                <w:numId w:val="24"/>
              </w:numPr>
            </w:pPr>
            <w:r>
              <w:rPr>
                <w:rFonts w:hint="eastAsia"/>
              </w:rPr>
              <w:t>接入位置：对方将合作链接嵌入的位置：APP、微信服务号、web</w:t>
            </w:r>
          </w:p>
          <w:p>
            <w:pPr>
              <w:numPr>
                <w:ilvl w:val="0"/>
                <w:numId w:val="24"/>
              </w:numPr>
            </w:pPr>
            <w:r>
              <w:rPr>
                <w:rFonts w:hint="eastAsia"/>
              </w:rPr>
              <w:t>接入业务：对方选择接入的业务：兼客、众包</w:t>
            </w:r>
          </w:p>
          <w:p>
            <w:pPr>
              <w:numPr>
                <w:ilvl w:val="0"/>
                <w:numId w:val="24"/>
              </w:numPr>
            </w:pPr>
            <w:r>
              <w:rPr>
                <w:rFonts w:hint="eastAsia"/>
              </w:rPr>
              <w:t>渠道链接：生成的渠道链接，列表统一显示</w:t>
            </w:r>
            <w:r>
              <w:rPr>
                <w:rFonts w:hint="eastAsia"/>
                <w:sz w:val="18"/>
              </w:rPr>
              <w:t>「链接」，点击后新窗口打开链接</w:t>
            </w:r>
          </w:p>
          <w:p>
            <w:pPr>
              <w:numPr>
                <w:ilvl w:val="0"/>
                <w:numId w:val="24"/>
              </w:numPr>
            </w:pPr>
            <w:r>
              <w:rPr>
                <w:rFonts w:hint="eastAsia"/>
              </w:rPr>
              <w:t>添加时间：添加子渠道时间，精确到分</w:t>
            </w:r>
          </w:p>
          <w:p>
            <w:pPr>
              <w:numPr>
                <w:ilvl w:val="0"/>
                <w:numId w:val="23"/>
              </w:numPr>
            </w:pPr>
            <w:r>
              <w:rPr>
                <w:rFonts w:hint="eastAsia"/>
              </w:rPr>
              <w:t>筛选条件：</w:t>
            </w:r>
          </w:p>
          <w:p>
            <w:pPr>
              <w:numPr>
                <w:ilvl w:val="0"/>
                <w:numId w:val="24"/>
              </w:numPr>
            </w:pPr>
            <w:r>
              <w:rPr>
                <w:rFonts w:hint="eastAsia"/>
              </w:rPr>
              <w:t>合作子渠道：</w:t>
            </w:r>
          </w:p>
          <w:p>
            <w:pPr>
              <w:numPr>
                <w:ilvl w:val="0"/>
                <w:numId w:val="24"/>
              </w:numPr>
              <w:rPr>
                <w:color w:val="FF0000"/>
              </w:rPr>
            </w:pPr>
            <w:r>
              <w:rPr>
                <w:rFonts w:hint="eastAsia"/>
                <w:color w:val="FF0000"/>
                <w:lang w:val="en-US" w:eastAsia="zh-CN"/>
              </w:rPr>
              <w:t>子渠道识别码</w:t>
            </w:r>
          </w:p>
          <w:p>
            <w:pPr>
              <w:numPr>
                <w:ilvl w:val="0"/>
                <w:numId w:val="24"/>
              </w:numPr>
            </w:pPr>
            <w:r>
              <w:rPr>
                <w:rFonts w:hint="eastAsia"/>
              </w:rPr>
              <w:t>添加时间：年月日</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点击「新增合作子渠道」，弹窗添加子渠道：</w:t>
            </w:r>
          </w:p>
          <w:p>
            <w:pPr>
              <w:numPr>
                <w:ilvl w:val="0"/>
                <w:numId w:val="24"/>
              </w:numPr>
              <w:rPr>
                <w:sz w:val="18"/>
              </w:rPr>
            </w:pPr>
            <w:r>
              <w:rPr>
                <w:rFonts w:hint="eastAsia"/>
                <w:sz w:val="18"/>
              </w:rPr>
              <w:t>合作主渠道：默认当前主渠道，无法更改</w:t>
            </w:r>
          </w:p>
          <w:p>
            <w:pPr>
              <w:numPr>
                <w:ilvl w:val="0"/>
                <w:numId w:val="24"/>
              </w:numPr>
              <w:rPr>
                <w:sz w:val="18"/>
              </w:rPr>
            </w:pPr>
            <w:r>
              <w:rPr>
                <w:rFonts w:hint="eastAsia"/>
                <w:sz w:val="18"/>
              </w:rPr>
              <w:t>合作子渠道：</w:t>
            </w:r>
          </w:p>
          <w:p>
            <w:pPr>
              <w:numPr>
                <w:ilvl w:val="0"/>
                <w:numId w:val="24"/>
              </w:numPr>
              <w:rPr>
                <w:color w:val="FF0000"/>
                <w:sz w:val="18"/>
              </w:rPr>
            </w:pPr>
            <w:r>
              <w:rPr>
                <w:rFonts w:hint="eastAsia"/>
                <w:color w:val="FF0000"/>
                <w:sz w:val="18"/>
                <w:lang w:val="en-US" w:eastAsia="zh-CN"/>
              </w:rPr>
              <w:t>子渠道识别码</w:t>
            </w:r>
          </w:p>
          <w:p>
            <w:pPr>
              <w:numPr>
                <w:ilvl w:val="0"/>
                <w:numId w:val="24"/>
              </w:numPr>
              <w:rPr>
                <w:sz w:val="18"/>
              </w:rPr>
            </w:pPr>
            <w:r>
              <w:rPr>
                <w:rFonts w:hint="eastAsia"/>
                <w:sz w:val="18"/>
              </w:rPr>
              <w:t>接入位置：对方将连接嵌入的位置，包括：微信和m端</w:t>
            </w:r>
          </w:p>
          <w:p>
            <w:pPr>
              <w:numPr>
                <w:ilvl w:val="0"/>
                <w:numId w:val="24"/>
              </w:numPr>
              <w:rPr>
                <w:sz w:val="18"/>
              </w:rPr>
            </w:pPr>
            <w:r>
              <w:rPr>
                <w:rFonts w:hint="eastAsia"/>
                <w:sz w:val="18"/>
              </w:rPr>
              <w:t>接入业务：跳转页面，包括：兼客首页和众包页面</w:t>
            </w:r>
          </w:p>
          <w:p>
            <w:pPr>
              <w:rPr>
                <w:sz w:val="18"/>
              </w:rPr>
            </w:pPr>
            <w:r>
              <w:rPr>
                <w:rFonts w:hint="eastAsia"/>
                <w:sz w:val="18"/>
              </w:rPr>
              <w:t>提交后，根据相应规则生成链接</w:t>
            </w:r>
          </w:p>
          <w:p>
            <w:pPr>
              <w:rPr>
                <w:sz w:val="18"/>
              </w:rPr>
            </w:pPr>
            <w:ins w:id="82" w:author="Administrator" w:date="2016-09-01T10:08:24Z">
              <w:r>
                <w:rPr/>
                <w:drawing>
                  <wp:inline distT="0" distB="0" distL="114300" distR="114300">
                    <wp:extent cx="3714115" cy="3847465"/>
                    <wp:effectExtent l="0" t="0" r="635" b="63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8"/>
                            <a:stretch>
                              <a:fillRect/>
                            </a:stretch>
                          </pic:blipFill>
                          <pic:spPr>
                            <a:xfrm>
                              <a:off x="0" y="0"/>
                              <a:ext cx="3714115" cy="3847465"/>
                            </a:xfrm>
                            <a:prstGeom prst="rect">
                              <a:avLst/>
                            </a:prstGeom>
                            <a:noFill/>
                            <a:ln w="9525">
                              <a:noFill/>
                            </a:ln>
                          </pic:spPr>
                        </pic:pic>
                      </a:graphicData>
                    </a:graphic>
                  </wp:inline>
                </w:drawing>
              </w:r>
            </w:ins>
            <w:del w:id="84" w:author="Administrator" w:date="2016-09-01T10:08:17Z">
              <w:r>
                <w:rPr/>
                <w:drawing>
                  <wp:inline distT="0" distB="0" distL="114300" distR="114300">
                    <wp:extent cx="3714115" cy="3790315"/>
                    <wp:effectExtent l="0" t="0" r="635" b="63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39"/>
                            <a:stretch>
                              <a:fillRect/>
                            </a:stretch>
                          </pic:blipFill>
                          <pic:spPr>
                            <a:xfrm>
                              <a:off x="0" y="0"/>
                              <a:ext cx="3714115" cy="3790315"/>
                            </a:xfrm>
                            <a:prstGeom prst="rect">
                              <a:avLst/>
                            </a:prstGeom>
                            <a:noFill/>
                            <a:ln w="9525">
                              <a:noFill/>
                            </a:ln>
                          </pic:spPr>
                        </pic:pic>
                      </a:graphicData>
                    </a:graphic>
                  </wp:inline>
                </w:drawing>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25"/>
              </w:numPr>
              <w:rPr>
                <w:rFonts w:hint="eastAsia"/>
                <w:color w:val="FF0000"/>
                <w:sz w:val="18"/>
                <w:lang w:val="en-US" w:eastAsia="zh-CN"/>
              </w:rPr>
            </w:pPr>
            <w:r>
              <w:rPr>
                <w:rFonts w:hint="eastAsia"/>
                <w:color w:val="FF0000"/>
                <w:sz w:val="18"/>
                <w:lang w:val="en-US" w:eastAsia="zh-CN"/>
              </w:rPr>
              <w:t>创建所有合作主渠道后，默认生成一个合作子渠道：子渠道名称[XXX（同合作方）]，子渠道识别码[YYY(同主渠道)]；发布后统计到的数据无法对应到特定子渠道，全部算在该子渠道下</w:t>
            </w:r>
          </w:p>
          <w:p>
            <w:pPr>
              <w:numPr>
                <w:ilvl w:val="0"/>
                <w:numId w:val="25"/>
              </w:numPr>
              <w:rPr>
                <w:rFonts w:hint="eastAsia"/>
                <w:color w:val="FF0000"/>
                <w:sz w:val="18"/>
                <w:lang w:val="en-US" w:eastAsia="zh-CN"/>
              </w:rPr>
            </w:pPr>
            <w:r>
              <w:rPr>
                <w:rFonts w:hint="eastAsia"/>
                <w:color w:val="FF0000"/>
                <w:sz w:val="18"/>
                <w:lang w:val="en-US" w:eastAsia="zh-CN"/>
              </w:rPr>
              <w:t>子渠道生成规则</w:t>
            </w:r>
          </w:p>
          <w:p>
            <w:pPr>
              <w:numPr>
                <w:ilvl w:val="0"/>
                <w:numId w:val="26"/>
              </w:numPr>
              <w:ind w:left="420" w:leftChars="0" w:hanging="420" w:firstLineChars="0"/>
              <w:rPr>
                <w:rFonts w:hint="eastAsia"/>
                <w:color w:val="FF0000"/>
                <w:sz w:val="18"/>
                <w:lang w:val="en-US" w:eastAsia="zh-CN"/>
              </w:rPr>
            </w:pPr>
            <w:r>
              <w:rPr>
                <w:rFonts w:hint="eastAsia"/>
                <w:color w:val="FF0000"/>
                <w:sz w:val="18"/>
                <w:lang w:val="en-US" w:eastAsia="zh-CN"/>
              </w:rPr>
              <w:t>接入位置[m端]；接入业务[兼客]：http://jianke.cc/m/?utm_source=</w:t>
            </w:r>
            <w:r>
              <w:rPr>
                <w:rFonts w:hint="eastAsia"/>
                <w:color w:val="FF0000"/>
                <w:sz w:val="18"/>
                <w:highlight w:val="yellow"/>
                <w:lang w:val="en-US" w:eastAsia="zh-CN"/>
              </w:rPr>
              <w:t>XXX</w:t>
            </w:r>
            <w:r>
              <w:rPr>
                <w:rFonts w:hint="eastAsia"/>
                <w:color w:val="FF0000"/>
                <w:sz w:val="18"/>
                <w:lang w:val="en-US" w:eastAsia="zh-CN"/>
              </w:rPr>
              <w:t>&amp;utm_medium=</w:t>
            </w:r>
            <w:r>
              <w:rPr>
                <w:rFonts w:hint="eastAsia"/>
                <w:color w:val="FF0000"/>
                <w:sz w:val="18"/>
                <w:highlight w:val="yellow"/>
                <w:lang w:val="en-US" w:eastAsia="zh-CN"/>
              </w:rPr>
              <w:t>YYY</w:t>
            </w:r>
            <w:r>
              <w:rPr>
                <w:rFonts w:hint="eastAsia"/>
                <w:color w:val="FF0000"/>
                <w:sz w:val="18"/>
                <w:lang w:val="en-US" w:eastAsia="zh-CN"/>
              </w:rPr>
              <w:t>：其中XXX为主渠道，YYY为子渠道识别码，跳转兼客首页</w:t>
            </w:r>
          </w:p>
          <w:p>
            <w:pPr>
              <w:numPr>
                <w:ilvl w:val="0"/>
                <w:numId w:val="26"/>
              </w:numPr>
              <w:ind w:left="420" w:leftChars="0" w:hanging="420" w:firstLineChars="0"/>
              <w:rPr>
                <w:rFonts w:hint="eastAsia"/>
                <w:color w:val="FF0000"/>
                <w:sz w:val="18"/>
                <w:lang w:val="en-US" w:eastAsia="zh-CN"/>
              </w:rPr>
            </w:pPr>
            <w:r>
              <w:rPr>
                <w:rFonts w:hint="eastAsia"/>
                <w:color w:val="FF0000"/>
                <w:sz w:val="18"/>
                <w:lang w:val="en-US" w:eastAsia="zh-CN"/>
              </w:rPr>
              <w:t>接入位置[m端]；接入业务[众包]：http://zhongbao.jianke.cc/m/?utm_source=</w:t>
            </w:r>
            <w:r>
              <w:rPr>
                <w:rFonts w:hint="eastAsia"/>
                <w:color w:val="FF0000"/>
                <w:sz w:val="18"/>
                <w:highlight w:val="yellow"/>
                <w:lang w:val="en-US" w:eastAsia="zh-CN"/>
              </w:rPr>
              <w:t>XXX</w:t>
            </w:r>
            <w:r>
              <w:rPr>
                <w:rFonts w:hint="eastAsia"/>
                <w:color w:val="FF0000"/>
                <w:sz w:val="18"/>
                <w:lang w:val="en-US" w:eastAsia="zh-CN"/>
              </w:rPr>
              <w:t>&amp;utm_medium=</w:t>
            </w:r>
            <w:r>
              <w:rPr>
                <w:rFonts w:hint="eastAsia"/>
                <w:color w:val="FF0000"/>
                <w:sz w:val="18"/>
                <w:highlight w:val="yellow"/>
                <w:lang w:val="en-US" w:eastAsia="zh-CN"/>
              </w:rPr>
              <w:t>YYY</w:t>
            </w:r>
            <w:r>
              <w:rPr>
                <w:rFonts w:hint="eastAsia"/>
                <w:color w:val="FF0000"/>
                <w:sz w:val="18"/>
                <w:lang w:val="en-US" w:eastAsia="zh-CN"/>
              </w:rPr>
              <w:t>：其中XXX为主渠道，YYY为子渠道识别码，跳转众包首页</w:t>
            </w:r>
          </w:p>
          <w:p>
            <w:pPr>
              <w:numPr>
                <w:ilvl w:val="0"/>
                <w:numId w:val="26"/>
              </w:numPr>
              <w:ind w:left="420" w:leftChars="0" w:hanging="420" w:firstLineChars="0"/>
              <w:rPr>
                <w:rFonts w:hint="eastAsia"/>
                <w:color w:val="FF0000"/>
                <w:sz w:val="18"/>
                <w:lang w:val="en-US" w:eastAsia="zh-CN"/>
              </w:rPr>
            </w:pPr>
            <w:r>
              <w:rPr>
                <w:rFonts w:hint="eastAsia"/>
                <w:color w:val="FF0000"/>
                <w:sz w:val="18"/>
                <w:lang w:val="en-US" w:eastAsia="zh-CN"/>
              </w:rPr>
              <w:t>接入位置[微信]；接入业务[兼客]：根据微信符号规则生成菜单链接，该链接回调地址为：http://jianke.cc/m/?utm_source=</w:t>
            </w:r>
            <w:r>
              <w:rPr>
                <w:rFonts w:hint="eastAsia"/>
                <w:color w:val="FF0000"/>
                <w:sz w:val="18"/>
                <w:highlight w:val="yellow"/>
                <w:lang w:val="en-US" w:eastAsia="zh-CN"/>
              </w:rPr>
              <w:t>XXX</w:t>
            </w:r>
            <w:r>
              <w:rPr>
                <w:rFonts w:hint="eastAsia"/>
                <w:color w:val="FF0000"/>
                <w:sz w:val="18"/>
                <w:lang w:val="en-US" w:eastAsia="zh-CN"/>
              </w:rPr>
              <w:t>&amp;utm_medium=</w:t>
            </w:r>
            <w:r>
              <w:rPr>
                <w:rFonts w:hint="eastAsia"/>
                <w:color w:val="FF0000"/>
                <w:sz w:val="18"/>
                <w:highlight w:val="yellow"/>
                <w:lang w:val="en-US" w:eastAsia="zh-CN"/>
              </w:rPr>
              <w:t>YYY</w:t>
            </w:r>
            <w:r>
              <w:rPr>
                <w:rFonts w:hint="eastAsia"/>
                <w:color w:val="FF0000"/>
                <w:sz w:val="18"/>
                <w:lang w:val="en-US" w:eastAsia="zh-CN"/>
              </w:rPr>
              <w:t>：其中XXX为主渠道，YYY为子渠道识别码，兼客首页</w:t>
            </w:r>
          </w:p>
          <w:p>
            <w:pPr>
              <w:numPr>
                <w:ilvl w:val="0"/>
                <w:numId w:val="26"/>
              </w:numPr>
              <w:ind w:left="420" w:leftChars="0" w:hanging="420" w:firstLineChars="0"/>
              <w:rPr>
                <w:rFonts w:hint="eastAsia"/>
                <w:sz w:val="18"/>
                <w:lang w:val="en-US" w:eastAsia="zh-CN"/>
              </w:rPr>
            </w:pPr>
            <w:r>
              <w:rPr>
                <w:rFonts w:hint="eastAsia"/>
                <w:color w:val="FF0000"/>
                <w:sz w:val="18"/>
                <w:lang w:val="en-US" w:eastAsia="zh-CN"/>
              </w:rPr>
              <w:t>接入位置[微信]；接入业务[众包]：根据微信符号规则生成菜单链接，该链接回调地址为：http://zhongbao.jianke.cc/m/?utm_source=</w:t>
            </w:r>
            <w:r>
              <w:rPr>
                <w:rFonts w:hint="eastAsia"/>
                <w:color w:val="FF0000"/>
                <w:sz w:val="18"/>
                <w:highlight w:val="yellow"/>
                <w:lang w:val="en-US" w:eastAsia="zh-CN"/>
              </w:rPr>
              <w:t>XXX</w:t>
            </w:r>
            <w:r>
              <w:rPr>
                <w:rFonts w:hint="eastAsia"/>
                <w:color w:val="FF0000"/>
                <w:sz w:val="18"/>
                <w:lang w:val="en-US" w:eastAsia="zh-CN"/>
              </w:rPr>
              <w:t>&amp;utm_medium=</w:t>
            </w:r>
            <w:r>
              <w:rPr>
                <w:rFonts w:hint="eastAsia"/>
                <w:color w:val="FF0000"/>
                <w:sz w:val="18"/>
                <w:highlight w:val="yellow"/>
                <w:lang w:val="en-US" w:eastAsia="zh-CN"/>
              </w:rPr>
              <w:t>YYY</w:t>
            </w:r>
            <w:r>
              <w:rPr>
                <w:rFonts w:hint="eastAsia"/>
                <w:color w:val="FF0000"/>
                <w:sz w:val="18"/>
                <w:lang w:val="en-US" w:eastAsia="zh-CN"/>
              </w:rPr>
              <w:t>：其中XXX为主渠道，YYY为子渠道识别码，众包首页</w:t>
            </w:r>
          </w:p>
        </w:tc>
      </w:tr>
    </w:tbl>
    <w:p>
      <w:pPr>
        <w:pStyle w:val="3"/>
        <w:rPr>
          <w:sz w:val="24"/>
          <w:szCs w:val="24"/>
        </w:rPr>
      </w:pPr>
      <w:bookmarkStart w:id="28" w:name="_Toc8090"/>
      <w:r>
        <w:rPr>
          <w:rFonts w:hint="eastAsia"/>
          <w:sz w:val="24"/>
          <w:szCs w:val="24"/>
        </w:rPr>
        <w:t>9.3合作渠道报表</w:t>
      </w:r>
      <w:bookmarkEnd w:id="28"/>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统计记录合作渠道的数据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bookmarkStart w:id="29" w:name="OLE_LINK6"/>
            <w:r>
              <w:rPr>
                <w:rFonts w:hint="eastAsia"/>
                <w:sz w:val="18"/>
              </w:rPr>
              <w:t>高</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点击页面顶部tab选项卡「合作渠道报表」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jc w:val="center"/>
            </w:pPr>
            <w:ins w:id="86" w:author="Administrator" w:date="2016-09-01T10:09:22Z">
              <w:r>
                <w:rPr/>
                <w:drawing>
                  <wp:inline distT="0" distB="0" distL="114300" distR="114300">
                    <wp:extent cx="4161155" cy="1519555"/>
                    <wp:effectExtent l="0" t="0" r="10795"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40"/>
                            <a:stretch>
                              <a:fillRect/>
                            </a:stretch>
                          </pic:blipFill>
                          <pic:spPr>
                            <a:xfrm>
                              <a:off x="0" y="0"/>
                              <a:ext cx="4161155" cy="1519555"/>
                            </a:xfrm>
                            <a:prstGeom prst="rect">
                              <a:avLst/>
                            </a:prstGeom>
                            <a:noFill/>
                            <a:ln w="9525">
                              <a:noFill/>
                            </a:ln>
                          </pic:spPr>
                        </pic:pic>
                      </a:graphicData>
                    </a:graphic>
                  </wp:inline>
                </w:drawing>
              </w:r>
            </w:ins>
            <w:del w:id="88" w:author="Administrator" w:date="2016-09-01T10:09:21Z">
              <w:r>
                <w:rPr/>
                <w:drawing>
                  <wp:inline distT="0" distB="0" distL="114300" distR="114300">
                    <wp:extent cx="4158615" cy="1530985"/>
                    <wp:effectExtent l="0" t="0" r="13335" b="12065"/>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41"/>
                            <a:stretch>
                              <a:fillRect/>
                            </a:stretch>
                          </pic:blipFill>
                          <pic:spPr>
                            <a:xfrm>
                              <a:off x="0" y="0"/>
                              <a:ext cx="4158615" cy="1530985"/>
                            </a:xfrm>
                            <a:prstGeom prst="rect">
                              <a:avLst/>
                            </a:prstGeom>
                            <a:noFill/>
                            <a:ln w="9525">
                              <a:noFill/>
                            </a:ln>
                          </pic:spPr>
                        </pic:pic>
                      </a:graphicData>
                    </a:graphic>
                  </wp:inline>
                </w:drawing>
              </w:r>
            </w:del>
          </w:p>
          <w:p>
            <w:pPr>
              <w:numPr>
                <w:ilvl w:val="0"/>
                <w:numId w:val="27"/>
              </w:numPr>
            </w:pPr>
            <w:r>
              <w:rPr>
                <w:rFonts w:hint="eastAsia"/>
              </w:rPr>
              <w:t>页面显示：所有合作渠道的数据。每页默认显示30条；按时间降序排列；每天24点更新数据</w:t>
            </w:r>
          </w:p>
          <w:p>
            <w:pPr>
              <w:numPr>
                <w:ilvl w:val="0"/>
                <w:numId w:val="27"/>
              </w:numPr>
            </w:pPr>
            <w:r>
              <w:rPr>
                <w:rFonts w:hint="eastAsia"/>
              </w:rPr>
              <w:t>列表字段：</w:t>
            </w:r>
          </w:p>
          <w:p>
            <w:pPr>
              <w:numPr>
                <w:ilvl w:val="0"/>
                <w:numId w:val="28"/>
              </w:numPr>
            </w:pPr>
            <w:r>
              <w:rPr>
                <w:rFonts w:hint="eastAsia"/>
              </w:rPr>
              <w:t>-日期：年月日</w:t>
            </w:r>
          </w:p>
          <w:p>
            <w:pPr>
              <w:numPr>
                <w:ilvl w:val="0"/>
                <w:numId w:val="28"/>
              </w:numPr>
            </w:pPr>
            <w:r>
              <w:rPr>
                <w:rFonts w:hint="eastAsia"/>
              </w:rPr>
              <w:t>-登录人数：当天，进行登录的用户人数</w:t>
            </w:r>
          </w:p>
          <w:p>
            <w:pPr>
              <w:numPr>
                <w:ilvl w:val="0"/>
                <w:numId w:val="28"/>
              </w:numPr>
            </w:pPr>
            <w:r>
              <w:rPr>
                <w:rFonts w:hint="eastAsia"/>
              </w:rPr>
              <w:t>-新注册人数：当天，进行注册的人数</w:t>
            </w:r>
          </w:p>
          <w:p>
            <w:pPr>
              <w:numPr>
                <w:ilvl w:val="0"/>
                <w:numId w:val="28"/>
              </w:numPr>
            </w:pPr>
            <w:r>
              <w:rPr>
                <w:rFonts w:hint="eastAsia"/>
              </w:rPr>
              <w:t>-岗位阅读人数/人次：当天，有进行阅读岗位的人数/人次</w:t>
            </w:r>
          </w:p>
          <w:p>
            <w:pPr>
              <w:numPr>
                <w:ilvl w:val="0"/>
                <w:numId w:val="28"/>
              </w:numPr>
            </w:pPr>
            <w:r>
              <w:rPr>
                <w:rFonts w:hint="eastAsia"/>
              </w:rPr>
              <w:t>-岗位报名人数/人次：当天，有进行报名岗位的人数/人次</w:t>
            </w:r>
          </w:p>
          <w:p>
            <w:pPr>
              <w:numPr>
                <w:ilvl w:val="0"/>
                <w:numId w:val="28"/>
              </w:numPr>
            </w:pPr>
            <w:r>
              <w:rPr>
                <w:rFonts w:hint="eastAsia"/>
              </w:rPr>
              <w:t>-阅读任务人数/人次：当天，有进行阅读任务的人数/人次</w:t>
            </w:r>
          </w:p>
          <w:p>
            <w:pPr>
              <w:numPr>
                <w:ilvl w:val="0"/>
                <w:numId w:val="28"/>
              </w:numPr>
            </w:pPr>
            <w:r>
              <w:rPr>
                <w:rFonts w:hint="eastAsia"/>
              </w:rPr>
              <w:t>-领取任务人数/人次：当天，有进行领取任务的人数/人次</w:t>
            </w:r>
          </w:p>
          <w:p>
            <w:pPr>
              <w:numPr>
                <w:ilvl w:val="0"/>
                <w:numId w:val="28"/>
              </w:numPr>
            </w:pPr>
            <w:r>
              <w:rPr>
                <w:rFonts w:hint="eastAsia"/>
              </w:rPr>
              <w:t>-提交任务人数/人次：当天，有进行提交任务的人数/人次</w:t>
            </w:r>
          </w:p>
          <w:p>
            <w:pPr>
              <w:numPr>
                <w:ilvl w:val="0"/>
                <w:numId w:val="28"/>
              </w:numPr>
            </w:pPr>
            <w:r>
              <w:rPr>
                <w:rFonts w:hint="eastAsia"/>
              </w:rPr>
              <w:t>-完成任务人数/人次：：当天，完成任务的人数/人次</w:t>
            </w:r>
          </w:p>
          <w:p>
            <w:pPr>
              <w:numPr>
                <w:ilvl w:val="0"/>
                <w:numId w:val="28"/>
              </w:numPr>
            </w:pPr>
            <w:r>
              <w:rPr>
                <w:rFonts w:hint="eastAsia"/>
              </w:rPr>
              <w:t>-任务服务费：当天，产生的众包服务费</w:t>
            </w:r>
          </w:p>
          <w:p>
            <w:pPr>
              <w:numPr>
                <w:ilvl w:val="0"/>
                <w:numId w:val="29"/>
              </w:numPr>
              <w:ind w:left="425" w:leftChars="0" w:hanging="425" w:firstLineChars="0"/>
              <w:rPr>
                <w:rFonts w:hint="eastAsia" w:eastAsia="宋体"/>
                <w:lang w:val="en-US" w:eastAsia="zh-CN"/>
              </w:rPr>
            </w:pPr>
            <w:r>
              <w:rPr>
                <w:rFonts w:hint="eastAsia"/>
                <w:lang w:val="en-US" w:eastAsia="zh-CN"/>
              </w:rPr>
              <w:t>筛选字段：</w:t>
            </w:r>
          </w:p>
          <w:p>
            <w:pPr>
              <w:numPr>
                <w:ilvl w:val="0"/>
                <w:numId w:val="30"/>
              </w:numPr>
              <w:ind w:left="420" w:leftChars="0" w:hanging="420" w:firstLineChars="0"/>
              <w:rPr>
                <w:rFonts w:hint="eastAsia" w:eastAsia="宋体"/>
                <w:lang w:val="en-US" w:eastAsia="zh-CN"/>
              </w:rPr>
            </w:pPr>
            <w:r>
              <w:rPr>
                <w:rFonts w:hint="eastAsia"/>
                <w:lang w:val="en-US" w:eastAsia="zh-CN"/>
              </w:rPr>
              <w:t>时间区间：年月日</w:t>
            </w:r>
          </w:p>
          <w:p>
            <w:pPr>
              <w:numPr>
                <w:ilvl w:val="0"/>
                <w:numId w:val="30"/>
              </w:numPr>
              <w:ind w:left="420" w:leftChars="0" w:hanging="420" w:firstLineChars="0"/>
              <w:rPr>
                <w:rFonts w:hint="eastAsia" w:eastAsia="宋体"/>
                <w:lang w:val="en-US" w:eastAsia="zh-CN"/>
              </w:rPr>
            </w:pPr>
            <w:ins w:id="90" w:author="Administrator" w:date="2016-09-01T10:09:38Z">
              <w:r>
                <w:rPr>
                  <w:rFonts w:hint="eastAsia"/>
                  <w:lang w:val="en-US" w:eastAsia="zh-CN"/>
                </w:rPr>
                <w:t>合作</w:t>
              </w:r>
            </w:ins>
            <w:r>
              <w:rPr>
                <w:rFonts w:hint="eastAsia"/>
                <w:lang w:val="en-US" w:eastAsia="zh-CN"/>
              </w:rPr>
              <w:t>主渠道</w:t>
            </w:r>
            <w:ins w:id="91" w:author="Administrator" w:date="2016-09-01T10:09:30Z">
              <w:r>
                <w:rPr>
                  <w:rFonts w:hint="eastAsia"/>
                  <w:lang w:val="en-US" w:eastAsia="zh-CN"/>
                </w:rPr>
                <w:t>识别码</w:t>
              </w:r>
            </w:ins>
            <w:r>
              <w:rPr>
                <w:rFonts w:hint="eastAsia"/>
                <w:lang w:val="en-US" w:eastAsia="zh-CN"/>
              </w:rPr>
              <w:t>：</w:t>
            </w:r>
          </w:p>
          <w:p>
            <w:pPr>
              <w:numPr>
                <w:ilvl w:val="0"/>
                <w:numId w:val="30"/>
              </w:numPr>
              <w:ind w:left="420" w:leftChars="0" w:hanging="420" w:firstLineChars="0"/>
              <w:rPr>
                <w:rFonts w:hint="eastAsia" w:eastAsia="宋体"/>
                <w:lang w:val="en-US" w:eastAsia="zh-CN"/>
              </w:rPr>
            </w:pPr>
            <w:r>
              <w:rPr>
                <w:rFonts w:hint="eastAsia"/>
                <w:lang w:val="en-US" w:eastAsia="zh-CN"/>
              </w:rPr>
              <w:t>子渠道识别码：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color w:val="FF0000"/>
                <w:sz w:val="18"/>
              </w:rPr>
              <w:t>统计</w:t>
            </w:r>
            <w:r>
              <w:rPr>
                <w:rFonts w:hint="eastAsia"/>
                <w:color w:val="FF0000"/>
                <w:sz w:val="18"/>
                <w:lang w:val="en-US" w:eastAsia="zh-CN"/>
              </w:rPr>
              <w:t>到数据如果</w:t>
            </w:r>
            <w:r>
              <w:rPr>
                <w:rFonts w:hint="eastAsia"/>
                <w:color w:val="FF0000"/>
                <w:sz w:val="18"/>
              </w:rPr>
              <w:t>无法对应到某个子渠道，全部计入到</w:t>
            </w:r>
            <w:r>
              <w:rPr>
                <w:rFonts w:hint="eastAsia"/>
                <w:color w:val="FF0000"/>
                <w:sz w:val="18"/>
                <w:lang w:val="en-US" w:eastAsia="zh-CN"/>
              </w:rPr>
              <w:t>默认生成的子渠道下</w:t>
            </w:r>
          </w:p>
        </w:tc>
      </w:tr>
    </w:tbl>
    <w:p>
      <w:pPr>
        <w:pStyle w:val="2"/>
        <w:numPr>
          <w:ilvl w:val="0"/>
          <w:numId w:val="2"/>
        </w:numPr>
        <w:ind w:firstLine="425"/>
      </w:pPr>
      <w:bookmarkStart w:id="30" w:name="_Toc17446"/>
      <w:bookmarkStart w:id="31" w:name="_Toc9159"/>
      <w:bookmarkStart w:id="32" w:name="OLE_LINK5"/>
      <w:r>
        <w:rPr>
          <w:rFonts w:hint="eastAsia"/>
        </w:rPr>
        <w:t>兼客资讯（原兼客乌托邦）优化（中）</w:t>
      </w:r>
      <w:bookmarkEnd w:id="30"/>
      <w:bookmarkEnd w:id="31"/>
    </w:p>
    <w:bookmarkEnd w:id="32"/>
    <w:p>
      <w:pPr>
        <w:pStyle w:val="3"/>
        <w:rPr>
          <w:sz w:val="24"/>
          <w:szCs w:val="24"/>
        </w:rPr>
      </w:pPr>
      <w:bookmarkStart w:id="33" w:name="_Toc7349"/>
      <w:r>
        <w:rPr>
          <w:rFonts w:hint="eastAsia"/>
          <w:sz w:val="24"/>
          <w:szCs w:val="24"/>
        </w:rPr>
        <w:t>10.1图文推送</w:t>
      </w:r>
      <w:bookmarkEnd w:id="33"/>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原【兼客乌托邦】图文消息推送优化</w:t>
            </w:r>
          </w:p>
        </w:tc>
      </w:tr>
      <w:tr>
        <w:tblPrEx>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jc w:val="center"/>
            </w:pPr>
            <w:r>
              <w:drawing>
                <wp:inline distT="0" distB="0" distL="114300" distR="114300">
                  <wp:extent cx="4161155" cy="2384425"/>
                  <wp:effectExtent l="0" t="0" r="10795" b="1587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42"/>
                          <a:stretch>
                            <a:fillRect/>
                          </a:stretch>
                        </pic:blipFill>
                        <pic:spPr>
                          <a:xfrm>
                            <a:off x="0" y="0"/>
                            <a:ext cx="4161155" cy="2384425"/>
                          </a:xfrm>
                          <a:prstGeom prst="rect">
                            <a:avLst/>
                          </a:prstGeom>
                          <a:noFill/>
                          <a:ln w="9525">
                            <a:noFill/>
                          </a:ln>
                        </pic:spPr>
                      </pic:pic>
                    </a:graphicData>
                  </a:graphic>
                </wp:inline>
              </w:drawing>
            </w:r>
          </w:p>
          <w:p>
            <w:pPr>
              <w:numPr>
                <w:ilvl w:val="0"/>
                <w:numId w:val="31"/>
              </w:numPr>
              <w:jc w:val="left"/>
            </w:pPr>
            <w:r>
              <w:rPr>
                <w:rFonts w:hint="eastAsia"/>
              </w:rPr>
              <w:t>页面位置：【内容管理】-[图文推送]；包括3个tab选项卡：图文推送、图文素材库、已推送</w:t>
            </w:r>
          </w:p>
          <w:p>
            <w:pPr>
              <w:numPr>
                <w:ilvl w:val="0"/>
                <w:numId w:val="31"/>
              </w:numPr>
              <w:jc w:val="left"/>
            </w:pPr>
            <w:r>
              <w:rPr>
                <w:rFonts w:hint="eastAsia"/>
              </w:rPr>
              <w:t>功能：群发图文，群发图文需选择发送对象及发送图文，发送对象包括：兼客、雇主</w:t>
            </w:r>
          </w:p>
          <w:p>
            <w:pPr>
              <w:numPr>
                <w:ilvl w:val="0"/>
                <w:numId w:val="31"/>
              </w:numPr>
              <w:jc w:val="left"/>
            </w:pPr>
            <w:r>
              <w:rPr>
                <w:rFonts w:hint="eastAsia"/>
              </w:rPr>
              <w:t>兼客：选择兼客后，展开兼客筛选条件</w:t>
            </w:r>
          </w:p>
          <w:p>
            <w:pPr>
              <w:jc w:val="left"/>
            </w:pPr>
            <w:r>
              <w:drawing>
                <wp:inline distT="0" distB="0" distL="114300" distR="114300">
                  <wp:extent cx="4160520" cy="1923415"/>
                  <wp:effectExtent l="0" t="0" r="1143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3"/>
                          <a:stretch>
                            <a:fillRect/>
                          </a:stretch>
                        </pic:blipFill>
                        <pic:spPr>
                          <a:xfrm>
                            <a:off x="0" y="0"/>
                            <a:ext cx="4160520" cy="1923415"/>
                          </a:xfrm>
                          <a:prstGeom prst="rect">
                            <a:avLst/>
                          </a:prstGeom>
                          <a:noFill/>
                          <a:ln w="9525">
                            <a:noFill/>
                          </a:ln>
                        </pic:spPr>
                      </pic:pic>
                    </a:graphicData>
                  </a:graphic>
                </wp:inline>
              </w:drawing>
            </w:r>
          </w:p>
          <w:p>
            <w:pPr>
              <w:jc w:val="left"/>
            </w:pPr>
            <w:r>
              <w:rPr>
                <w:rFonts w:hint="eastAsia"/>
              </w:rPr>
              <w:t>兼客筛选条件包括：</w:t>
            </w:r>
          </w:p>
          <w:p>
            <w:pPr>
              <w:numPr>
                <w:ilvl w:val="0"/>
                <w:numId w:val="32"/>
              </w:numPr>
              <w:jc w:val="left"/>
            </w:pPr>
            <w:r>
              <w:rPr>
                <w:rFonts w:hint="eastAsia"/>
              </w:rPr>
              <w:t>岗位分类：已有功能，规则不变</w:t>
            </w:r>
            <w:r>
              <w:rPr>
                <w:rFonts w:hint="eastAsia"/>
                <w:lang w:eastAsia="zh-CN"/>
              </w:rPr>
              <w:t>（</w:t>
            </w:r>
            <w:r>
              <w:rPr>
                <w:rFonts w:hint="eastAsia"/>
                <w:lang w:val="en-US" w:eastAsia="zh-CN"/>
              </w:rPr>
              <w:t>订阅过该岗位的兼客</w:t>
            </w:r>
            <w:r>
              <w:rPr>
                <w:rFonts w:hint="eastAsia"/>
                <w:lang w:eastAsia="zh-CN"/>
              </w:rPr>
              <w:t>）</w:t>
            </w:r>
          </w:p>
          <w:p>
            <w:pPr>
              <w:numPr>
                <w:ilvl w:val="0"/>
                <w:numId w:val="32"/>
              </w:numPr>
              <w:jc w:val="left"/>
            </w:pPr>
            <w:r>
              <w:rPr>
                <w:rFonts w:hint="eastAsia"/>
              </w:rPr>
              <w:t>城市：多选，只到城市，不需要精确到区域；类似添加广告选择显示城市</w:t>
            </w:r>
          </w:p>
          <w:p>
            <w:pPr>
              <w:numPr>
                <w:ilvl w:val="0"/>
                <w:numId w:val="32"/>
              </w:numPr>
              <w:jc w:val="left"/>
            </w:pPr>
            <w:r>
              <w:rPr>
                <w:rFonts w:hint="eastAsia"/>
              </w:rPr>
              <w:t>性别：</w:t>
            </w:r>
          </w:p>
          <w:p>
            <w:pPr>
              <w:numPr>
                <w:ilvl w:val="0"/>
                <w:numId w:val="32"/>
              </w:numPr>
              <w:jc w:val="left"/>
            </w:pPr>
            <w:r>
              <w:rPr>
                <w:rFonts w:hint="eastAsia"/>
              </w:rPr>
              <w:t>最近登录时间区间：</w:t>
            </w:r>
          </w:p>
          <w:p>
            <w:pPr>
              <w:numPr>
                <w:ilvl w:val="0"/>
                <w:numId w:val="32"/>
              </w:numPr>
              <w:jc w:val="left"/>
            </w:pPr>
            <w:r>
              <w:rPr>
                <w:rFonts w:hint="eastAsia"/>
              </w:rPr>
              <w:t>报名次数区间：</w:t>
            </w:r>
          </w:p>
          <w:p>
            <w:pPr>
              <w:numPr>
                <w:ilvl w:val="0"/>
                <w:numId w:val="32"/>
              </w:numPr>
              <w:jc w:val="left"/>
            </w:pPr>
            <w:r>
              <w:rPr>
                <w:rFonts w:hint="eastAsia"/>
              </w:rPr>
              <w:t>放鸽子次数区间：</w:t>
            </w:r>
          </w:p>
          <w:p>
            <w:pPr>
              <w:numPr>
                <w:ilvl w:val="0"/>
                <w:numId w:val="31"/>
              </w:numPr>
              <w:jc w:val="left"/>
            </w:pPr>
            <w:r>
              <w:rPr>
                <w:rFonts w:hint="eastAsia"/>
              </w:rPr>
              <w:t>雇主：选择雇主后，展开雇主筛选条件</w:t>
            </w:r>
          </w:p>
          <w:p>
            <w:pPr>
              <w:jc w:val="left"/>
            </w:pPr>
            <w:r>
              <w:drawing>
                <wp:inline distT="0" distB="0" distL="114300" distR="114300">
                  <wp:extent cx="4156075" cy="2117725"/>
                  <wp:effectExtent l="0" t="0" r="15875" b="1587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44"/>
                          <a:stretch>
                            <a:fillRect/>
                          </a:stretch>
                        </pic:blipFill>
                        <pic:spPr>
                          <a:xfrm>
                            <a:off x="0" y="0"/>
                            <a:ext cx="4156075" cy="2117725"/>
                          </a:xfrm>
                          <a:prstGeom prst="rect">
                            <a:avLst/>
                          </a:prstGeom>
                          <a:noFill/>
                          <a:ln w="9525">
                            <a:noFill/>
                          </a:ln>
                        </pic:spPr>
                      </pic:pic>
                    </a:graphicData>
                  </a:graphic>
                </wp:inline>
              </w:drawing>
            </w:r>
          </w:p>
          <w:p>
            <w:pPr>
              <w:jc w:val="left"/>
            </w:pPr>
            <w:r>
              <w:rPr>
                <w:rFonts w:hint="eastAsia"/>
              </w:rPr>
              <w:t>雇主筛选条件包括：</w:t>
            </w:r>
          </w:p>
          <w:p>
            <w:pPr>
              <w:numPr>
                <w:ilvl w:val="0"/>
                <w:numId w:val="33"/>
              </w:numPr>
              <w:jc w:val="left"/>
            </w:pPr>
            <w:r>
              <w:rPr>
                <w:rFonts w:hint="eastAsia"/>
              </w:rPr>
              <w:t>城市：多选，只到城市，不需要精确到区域；类似添加广告选择显示城市</w:t>
            </w:r>
          </w:p>
          <w:p>
            <w:pPr>
              <w:numPr>
                <w:ilvl w:val="0"/>
                <w:numId w:val="33"/>
              </w:numPr>
              <w:jc w:val="left"/>
            </w:pPr>
            <w:r>
              <w:rPr>
                <w:rFonts w:hint="eastAsia"/>
              </w:rPr>
              <w:t>发布岗位数区间：</w:t>
            </w:r>
          </w:p>
          <w:p>
            <w:pPr>
              <w:numPr>
                <w:ilvl w:val="0"/>
                <w:numId w:val="33"/>
              </w:numPr>
              <w:jc w:val="left"/>
            </w:pPr>
            <w:r>
              <w:rPr>
                <w:rFonts w:hint="eastAsia"/>
              </w:rPr>
              <w:t>最近登录时间区间：年月日</w:t>
            </w:r>
          </w:p>
          <w:p>
            <w:pPr>
              <w:jc w:val="left"/>
            </w:pPr>
          </w:p>
          <w:p>
            <w:pPr>
              <w:jc w:val="left"/>
            </w:pPr>
            <w:r>
              <w:drawing>
                <wp:inline distT="0" distB="0" distL="114300" distR="114300">
                  <wp:extent cx="3742690" cy="2150110"/>
                  <wp:effectExtent l="0" t="0" r="10160" b="25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5"/>
                          <a:stretch>
                            <a:fillRect/>
                          </a:stretch>
                        </pic:blipFill>
                        <pic:spPr>
                          <a:xfrm>
                            <a:off x="0" y="0"/>
                            <a:ext cx="3742690" cy="2150110"/>
                          </a:xfrm>
                          <a:prstGeom prst="rect">
                            <a:avLst/>
                          </a:prstGeom>
                          <a:noFill/>
                          <a:ln w="9525">
                            <a:noFill/>
                          </a:ln>
                        </pic:spPr>
                      </pic:pic>
                    </a:graphicData>
                  </a:graphic>
                </wp:inline>
              </w:drawing>
            </w:r>
          </w:p>
          <w:p>
            <w:pPr>
              <w:numPr>
                <w:ilvl w:val="0"/>
                <w:numId w:val="34"/>
              </w:numPr>
              <w:jc w:val="left"/>
            </w:pPr>
            <w:r>
              <w:rPr>
                <w:rFonts w:hint="eastAsia"/>
              </w:rPr>
              <w:t>点击群发图文需要弹窗确认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3"/>
        <w:rPr>
          <w:sz w:val="24"/>
          <w:szCs w:val="24"/>
        </w:rPr>
      </w:pPr>
      <w:bookmarkStart w:id="34" w:name="_Toc24225"/>
      <w:bookmarkStart w:id="35" w:name="_Toc24583"/>
      <w:r>
        <w:rPr>
          <w:rFonts w:hint="eastAsia"/>
          <w:sz w:val="24"/>
          <w:szCs w:val="24"/>
        </w:rPr>
        <w:t>10.2图文素材库管理</w:t>
      </w:r>
      <w:bookmarkEnd w:id="34"/>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新建及管理图文消息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hint="eastAsia" w:ascii="Arial" w:hAnsi="Arial" w:cs="Arial"/>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spacing w:line="240" w:lineRule="auto"/>
            </w:pPr>
            <w:r>
              <w:drawing>
                <wp:inline distT="0" distB="0" distL="114300" distR="114300">
                  <wp:extent cx="4161790" cy="1109980"/>
                  <wp:effectExtent l="0" t="0" r="10160" b="1397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46"/>
                          <a:stretch>
                            <a:fillRect/>
                          </a:stretch>
                        </pic:blipFill>
                        <pic:spPr>
                          <a:xfrm>
                            <a:off x="0" y="0"/>
                            <a:ext cx="4161790" cy="1109980"/>
                          </a:xfrm>
                          <a:prstGeom prst="rect">
                            <a:avLst/>
                          </a:prstGeom>
                          <a:noFill/>
                          <a:ln w="9525">
                            <a:noFill/>
                          </a:ln>
                        </pic:spPr>
                      </pic:pic>
                    </a:graphicData>
                  </a:graphic>
                </wp:inline>
              </w:drawing>
            </w:r>
          </w:p>
          <w:p>
            <w:pPr>
              <w:numPr>
                <w:ilvl w:val="0"/>
                <w:numId w:val="35"/>
              </w:numPr>
              <w:spacing w:line="240" w:lineRule="auto"/>
            </w:pPr>
            <w:r>
              <w:rPr>
                <w:rFonts w:hint="eastAsia"/>
              </w:rPr>
              <w:t>页面显示：所有新增的图文消息，每页显示30条，按照创建时间降序排列</w:t>
            </w:r>
          </w:p>
          <w:p>
            <w:pPr>
              <w:numPr>
                <w:ilvl w:val="0"/>
                <w:numId w:val="35"/>
              </w:numPr>
              <w:spacing w:line="240" w:lineRule="auto"/>
            </w:pPr>
            <w:r>
              <w:rPr>
                <w:rFonts w:hint="eastAsia"/>
              </w:rPr>
              <w:t>图文列表字段：</w:t>
            </w:r>
          </w:p>
          <w:p>
            <w:pPr>
              <w:numPr>
                <w:ilvl w:val="0"/>
                <w:numId w:val="36"/>
              </w:numPr>
              <w:spacing w:line="240" w:lineRule="auto"/>
            </w:pPr>
            <w:r>
              <w:rPr>
                <w:rFonts w:hint="eastAsia"/>
              </w:rPr>
              <w:t>图文名称：创建图文消息时填写的图文名称</w:t>
            </w:r>
            <w:r>
              <w:rPr>
                <w:rFonts w:hint="eastAsia"/>
                <w:lang w:eastAsia="zh-CN"/>
              </w:rPr>
              <w:t>；</w:t>
            </w:r>
            <w:r>
              <w:rPr>
                <w:rFonts w:hint="eastAsia"/>
              </w:rPr>
              <w:t>点击后新窗口打开该链接，链接为创建图文消息时填写的链接</w:t>
            </w:r>
          </w:p>
          <w:p>
            <w:pPr>
              <w:numPr>
                <w:ilvl w:val="0"/>
                <w:numId w:val="36"/>
              </w:numPr>
              <w:spacing w:line="240" w:lineRule="auto"/>
            </w:pPr>
            <w:r>
              <w:rPr>
                <w:rFonts w:hint="eastAsia"/>
              </w:rPr>
              <w:t>创建人：创建该图文消息的cms账号</w:t>
            </w:r>
          </w:p>
          <w:p>
            <w:pPr>
              <w:numPr>
                <w:ilvl w:val="0"/>
                <w:numId w:val="36"/>
              </w:numPr>
              <w:spacing w:line="240" w:lineRule="auto"/>
            </w:pPr>
            <w:r>
              <w:rPr>
                <w:rFonts w:hint="eastAsia"/>
                <w:lang w:val="en-US" w:eastAsia="zh-CN"/>
              </w:rPr>
              <w:t>创建时间：创建该图文的时间</w:t>
            </w:r>
          </w:p>
          <w:p>
            <w:pPr>
              <w:numPr>
                <w:ilvl w:val="0"/>
                <w:numId w:val="36"/>
              </w:numPr>
              <w:spacing w:line="240" w:lineRule="auto"/>
            </w:pPr>
            <w:r>
              <w:rPr>
                <w:rFonts w:hint="eastAsia"/>
              </w:rPr>
              <w:t>操作：编辑，点击跳转编辑页，同新增图文消息页</w:t>
            </w:r>
          </w:p>
          <w:p>
            <w:pPr>
              <w:numPr>
                <w:ilvl w:val="0"/>
                <w:numId w:val="35"/>
              </w:numPr>
              <w:spacing w:line="240" w:lineRule="auto"/>
            </w:pPr>
            <w:r>
              <w:rPr>
                <w:rFonts w:hint="eastAsia"/>
              </w:rPr>
              <w:t>功能：创建新的图文消息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点击「新建图文消息」跳转新页面添加图文消息，</w:t>
            </w:r>
          </w:p>
          <w:p>
            <w:pPr>
              <w:pStyle w:val="32"/>
              <w:numPr>
                <w:ilvl w:val="0"/>
                <w:numId w:val="37"/>
              </w:numPr>
              <w:ind w:firstLine="420"/>
              <w:rPr>
                <w:sz w:val="18"/>
              </w:rPr>
            </w:pPr>
            <w:r>
              <w:rPr>
                <w:rFonts w:hint="eastAsia"/>
              </w:rPr>
              <w:t>添加内容包括</w:t>
            </w:r>
            <w:r>
              <w:rPr>
                <w:rFonts w:hint="eastAsia"/>
                <w:sz w:val="18"/>
              </w:rPr>
              <w:t>：</w:t>
            </w:r>
          </w:p>
          <w:p>
            <w:pPr>
              <w:pStyle w:val="32"/>
              <w:numPr>
                <w:ilvl w:val="0"/>
                <w:numId w:val="38"/>
              </w:numPr>
              <w:ind w:firstLine="360"/>
              <w:rPr>
                <w:sz w:val="18"/>
              </w:rPr>
            </w:pPr>
            <w:r>
              <w:rPr>
                <w:rFonts w:hint="eastAsia"/>
                <w:sz w:val="18"/>
              </w:rPr>
              <w:t>图文标题：必填</w:t>
            </w:r>
          </w:p>
          <w:p>
            <w:pPr>
              <w:pStyle w:val="32"/>
              <w:numPr>
                <w:ilvl w:val="0"/>
                <w:numId w:val="38"/>
              </w:numPr>
              <w:ind w:firstLine="360"/>
              <w:rPr>
                <w:sz w:val="18"/>
              </w:rPr>
            </w:pPr>
            <w:r>
              <w:rPr>
                <w:rFonts w:hint="eastAsia"/>
                <w:sz w:val="18"/>
              </w:rPr>
              <w:t>作者：选填</w:t>
            </w:r>
          </w:p>
          <w:p>
            <w:pPr>
              <w:pStyle w:val="32"/>
              <w:numPr>
                <w:ilvl w:val="0"/>
                <w:numId w:val="38"/>
              </w:numPr>
              <w:ind w:firstLine="360"/>
              <w:rPr>
                <w:sz w:val="18"/>
              </w:rPr>
            </w:pPr>
            <w:r>
              <w:rPr>
                <w:rFonts w:hint="eastAsia"/>
                <w:sz w:val="18"/>
              </w:rPr>
              <w:t>封面图片：必填（尺寸：600*330）</w:t>
            </w:r>
          </w:p>
          <w:p>
            <w:pPr>
              <w:pStyle w:val="32"/>
              <w:numPr>
                <w:ilvl w:val="0"/>
                <w:numId w:val="38"/>
              </w:numPr>
              <w:ind w:firstLine="360"/>
              <w:rPr>
                <w:sz w:val="18"/>
              </w:rPr>
            </w:pPr>
            <w:r>
              <w:rPr>
                <w:rFonts w:hint="eastAsia"/>
                <w:sz w:val="18"/>
              </w:rPr>
              <w:t>概述：必填</w:t>
            </w:r>
          </w:p>
          <w:p>
            <w:pPr>
              <w:pStyle w:val="32"/>
              <w:numPr>
                <w:ilvl w:val="0"/>
                <w:numId w:val="38"/>
              </w:numPr>
              <w:ind w:firstLine="360"/>
              <w:rPr>
                <w:sz w:val="18"/>
              </w:rPr>
            </w:pPr>
            <w:r>
              <w:rPr>
                <w:rFonts w:hint="eastAsia"/>
                <w:sz w:val="18"/>
                <w:lang w:val="en-US" w:eastAsia="zh-CN"/>
              </w:rPr>
              <w:t>正文：同URL链接二者必须填写一个</w:t>
            </w:r>
          </w:p>
          <w:p>
            <w:pPr>
              <w:pStyle w:val="32"/>
              <w:numPr>
                <w:ilvl w:val="0"/>
                <w:numId w:val="38"/>
              </w:numPr>
              <w:ind w:firstLine="360"/>
              <w:rPr>
                <w:sz w:val="18"/>
              </w:rPr>
            </w:pPr>
            <w:r>
              <w:rPr>
                <w:rFonts w:hint="eastAsia"/>
                <w:sz w:val="18"/>
              </w:rPr>
              <w:t>图文URL链接：</w:t>
            </w:r>
            <w:r>
              <w:rPr>
                <w:rFonts w:hint="eastAsia"/>
                <w:sz w:val="18"/>
                <w:lang w:val="en-US" w:eastAsia="zh-CN"/>
              </w:rPr>
              <w:t>同正文二者必须填写一个</w:t>
            </w:r>
          </w:p>
          <w:p>
            <w:pPr>
              <w:pStyle w:val="32"/>
              <w:numPr>
                <w:ilvl w:val="0"/>
                <w:numId w:val="37"/>
              </w:numPr>
              <w:ind w:firstLine="420"/>
            </w:pPr>
            <w:r>
              <w:rPr>
                <w:rFonts w:hint="eastAsia"/>
              </w:rPr>
              <w:t>预览：添加数据后右侧实时预览，样子和APP  IM消息一样</w:t>
            </w:r>
          </w:p>
          <w:p>
            <w:pPr>
              <w:pStyle w:val="32"/>
              <w:numPr>
                <w:ilvl w:val="0"/>
                <w:numId w:val="37"/>
              </w:numPr>
              <w:ind w:firstLine="420"/>
            </w:pPr>
            <w:r>
              <w:rPr>
                <w:rFonts w:hint="eastAsia"/>
              </w:rPr>
              <w:t>提交后添加一条图文消息</w:t>
            </w:r>
          </w:p>
          <w:p>
            <w:pPr>
              <w:pStyle w:val="32"/>
              <w:ind w:firstLine="0" w:firstLineChars="0"/>
              <w:rPr>
                <w:sz w:val="18"/>
              </w:rPr>
            </w:pPr>
            <w:r>
              <w:drawing>
                <wp:inline distT="0" distB="0" distL="114300" distR="114300">
                  <wp:extent cx="4156710" cy="2371090"/>
                  <wp:effectExtent l="0" t="0" r="15240" b="1016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7"/>
                          <a:stretch>
                            <a:fillRect/>
                          </a:stretch>
                        </pic:blipFill>
                        <pic:spPr>
                          <a:xfrm>
                            <a:off x="0" y="0"/>
                            <a:ext cx="4156710" cy="2371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3"/>
        <w:rPr>
          <w:sz w:val="24"/>
          <w:szCs w:val="24"/>
        </w:rPr>
      </w:pPr>
      <w:bookmarkStart w:id="36" w:name="_Toc7038"/>
      <w:r>
        <w:rPr>
          <w:rFonts w:hint="eastAsia"/>
          <w:sz w:val="24"/>
          <w:szCs w:val="24"/>
        </w:rPr>
        <w:t>10.3已推送</w:t>
      </w:r>
      <w:bookmarkEnd w:id="36"/>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统计记录已推送图文数据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jc w:val="left"/>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hint="eastAsia" w:ascii="Arial" w:hAnsi="Arial" w:cs="Arial"/>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jc w:val="left"/>
            </w:pPr>
            <w:r>
              <w:drawing>
                <wp:inline distT="0" distB="0" distL="114300" distR="114300">
                  <wp:extent cx="4150995" cy="1025525"/>
                  <wp:effectExtent l="0" t="0" r="1905" b="31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8"/>
                          <a:stretch>
                            <a:fillRect/>
                          </a:stretch>
                        </pic:blipFill>
                        <pic:spPr>
                          <a:xfrm>
                            <a:off x="0" y="0"/>
                            <a:ext cx="4150995" cy="1025525"/>
                          </a:xfrm>
                          <a:prstGeom prst="rect">
                            <a:avLst/>
                          </a:prstGeom>
                          <a:noFill/>
                          <a:ln w="9525">
                            <a:noFill/>
                          </a:ln>
                        </pic:spPr>
                      </pic:pic>
                    </a:graphicData>
                  </a:graphic>
                </wp:inline>
              </w:drawing>
            </w:r>
          </w:p>
          <w:p>
            <w:pPr>
              <w:numPr>
                <w:ilvl w:val="0"/>
                <w:numId w:val="39"/>
              </w:numPr>
              <w:jc w:val="left"/>
            </w:pPr>
            <w:r>
              <w:rPr>
                <w:rFonts w:hint="eastAsia"/>
              </w:rPr>
              <w:t>页面位置：原内容管理-图文推送-已推送</w:t>
            </w:r>
          </w:p>
          <w:p>
            <w:pPr>
              <w:numPr>
                <w:ilvl w:val="0"/>
                <w:numId w:val="39"/>
              </w:numPr>
              <w:jc w:val="left"/>
            </w:pPr>
            <w:r>
              <w:rPr>
                <w:rFonts w:hint="eastAsia"/>
              </w:rPr>
              <w:t>页面显示：所有群发的记录，每页显示30条，按推送时间降序排列</w:t>
            </w:r>
          </w:p>
          <w:p>
            <w:pPr>
              <w:numPr>
                <w:ilvl w:val="0"/>
                <w:numId w:val="39"/>
              </w:numPr>
              <w:jc w:val="left"/>
            </w:pPr>
            <w:r>
              <w:rPr>
                <w:rFonts w:hint="eastAsia"/>
              </w:rPr>
              <w:t>更新时间：每天24:00更新前一日的数据</w:t>
            </w:r>
          </w:p>
          <w:p>
            <w:pPr>
              <w:numPr>
                <w:ilvl w:val="0"/>
                <w:numId w:val="39"/>
              </w:numPr>
              <w:jc w:val="left"/>
            </w:pPr>
            <w:r>
              <w:rPr>
                <w:rFonts w:hint="eastAsia"/>
              </w:rPr>
              <w:t>列表字段：</w:t>
            </w:r>
          </w:p>
          <w:p>
            <w:pPr>
              <w:numPr>
                <w:ilvl w:val="0"/>
                <w:numId w:val="40"/>
              </w:numPr>
              <w:jc w:val="left"/>
            </w:pPr>
            <w:r>
              <w:rPr>
                <w:rFonts w:hint="eastAsia"/>
              </w:rPr>
              <w:t>图文标题：群发图文的图文标题</w:t>
            </w:r>
            <w:r>
              <w:rPr>
                <w:rFonts w:hint="eastAsia"/>
                <w:lang w:eastAsia="zh-CN"/>
              </w:rPr>
              <w:t>，</w:t>
            </w:r>
            <w:r>
              <w:rPr>
                <w:rFonts w:hint="eastAsia"/>
                <w:lang w:val="en-US" w:eastAsia="zh-CN"/>
              </w:rPr>
              <w:t>点击新窗口打开该图文消息URL链接</w:t>
            </w:r>
          </w:p>
          <w:p>
            <w:pPr>
              <w:numPr>
                <w:ilvl w:val="0"/>
                <w:numId w:val="40"/>
              </w:numPr>
              <w:jc w:val="left"/>
            </w:pPr>
            <w:r>
              <w:rPr>
                <w:rFonts w:hint="eastAsia"/>
              </w:rPr>
              <w:t>推送对象：</w:t>
            </w:r>
            <w:r>
              <w:rPr>
                <w:rFonts w:hint="eastAsia"/>
                <w:lang w:val="en-US" w:eastAsia="zh-CN"/>
              </w:rPr>
              <w:t>推送</w:t>
            </w:r>
            <w:r>
              <w:rPr>
                <w:rFonts w:hint="eastAsia"/>
              </w:rPr>
              <w:t>时设置的条件</w:t>
            </w:r>
          </w:p>
          <w:p>
            <w:pPr>
              <w:numPr>
                <w:ilvl w:val="0"/>
                <w:numId w:val="40"/>
              </w:numPr>
              <w:jc w:val="left"/>
            </w:pPr>
            <w:r>
              <w:rPr>
                <w:rFonts w:hint="eastAsia"/>
              </w:rPr>
              <w:t>推送时间：该图文消息推送的时间</w:t>
            </w:r>
          </w:p>
          <w:p>
            <w:pPr>
              <w:numPr>
                <w:ilvl w:val="0"/>
                <w:numId w:val="40"/>
              </w:numPr>
              <w:jc w:val="left"/>
            </w:pPr>
            <w:r>
              <w:rPr>
                <w:rFonts w:hint="eastAsia"/>
              </w:rPr>
              <w:t>推送人数：推送人数</w:t>
            </w:r>
          </w:p>
          <w:p>
            <w:pPr>
              <w:numPr>
                <w:ilvl w:val="0"/>
                <w:numId w:val="40"/>
              </w:numPr>
              <w:jc w:val="left"/>
            </w:pPr>
            <w:r>
              <w:rPr>
                <w:rFonts w:hint="eastAsia"/>
              </w:rPr>
              <w:t>点击人数：有点击图文消息的用户数</w:t>
            </w:r>
          </w:p>
          <w:p>
            <w:pPr>
              <w:numPr>
                <w:ilvl w:val="0"/>
                <w:numId w:val="39"/>
              </w:numPr>
              <w:jc w:val="left"/>
            </w:pPr>
            <w:r>
              <w:rPr>
                <w:rFonts w:hint="eastAsia"/>
              </w:rPr>
              <w:t>筛选条件：</w:t>
            </w:r>
          </w:p>
          <w:p>
            <w:pPr>
              <w:numPr>
                <w:ilvl w:val="0"/>
                <w:numId w:val="41"/>
              </w:numPr>
              <w:jc w:val="left"/>
            </w:pPr>
            <w:r>
              <w:rPr>
                <w:rFonts w:hint="eastAsia"/>
              </w:rPr>
              <w:t>图文标题</w:t>
            </w:r>
          </w:p>
          <w:p>
            <w:pPr>
              <w:numPr>
                <w:ilvl w:val="0"/>
                <w:numId w:val="41"/>
              </w:numPr>
              <w:jc w:val="left"/>
            </w:pPr>
            <w:r>
              <w:rPr>
                <w:rFonts w:hint="eastAsia"/>
              </w:rPr>
              <w:t>推送时间区间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bookmarkEnd w:id="35"/>
    </w:tbl>
    <w:p>
      <w:pPr>
        <w:pStyle w:val="3"/>
        <w:rPr>
          <w:sz w:val="24"/>
          <w:szCs w:val="24"/>
        </w:rPr>
      </w:pPr>
      <w:bookmarkStart w:id="37" w:name="_Toc29322"/>
      <w:r>
        <w:rPr>
          <w:rFonts w:hint="eastAsia"/>
          <w:sz w:val="24"/>
          <w:szCs w:val="24"/>
        </w:rPr>
        <w:t>10.</w:t>
      </w:r>
      <w:r>
        <w:rPr>
          <w:rFonts w:hint="eastAsia"/>
          <w:sz w:val="24"/>
          <w:szCs w:val="24"/>
          <w:lang w:val="en-US" w:eastAsia="zh-CN"/>
        </w:rPr>
        <w:t>4</w:t>
      </w:r>
      <w:r>
        <w:rPr>
          <w:rFonts w:hint="eastAsia"/>
          <w:color w:val="FF0000"/>
          <w:sz w:val="24"/>
          <w:szCs w:val="24"/>
          <w:lang w:val="en-US" w:eastAsia="zh-CN"/>
        </w:rPr>
        <w:t>客户端调整</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eastAsia="zh-CN"/>
              </w:rPr>
            </w:pPr>
            <w:r>
              <w:rPr>
                <w:rFonts w:hint="eastAsia"/>
                <w:sz w:val="18"/>
                <w:lang w:val="en-US" w:eastAsia="zh-CN"/>
              </w:rPr>
              <w:t>雇主身份显示[兼客资讯]功能号推送的图文消息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jc w:val="left"/>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hint="eastAsia" w:ascii="Arial" w:hAnsi="Arial" w:cs="Arial"/>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rFonts w:hint="eastAsia" w:eastAsia="宋体"/>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left"/>
              <w:rPr>
                <w:rFonts w:hint="eastAsia"/>
                <w:sz w:val="18"/>
                <w:lang w:val="en-US" w:eastAsia="zh-CN"/>
              </w:rPr>
            </w:pPr>
            <w:r>
              <w:rPr>
                <w:rFonts w:hint="eastAsia"/>
                <w:lang w:val="en-US" w:eastAsia="zh-CN"/>
              </w:rPr>
              <w:t>客户端根据cms选择的身份显示</w:t>
            </w:r>
            <w:r>
              <w:rPr>
                <w:rFonts w:hint="eastAsia"/>
                <w:sz w:val="18"/>
                <w:lang w:val="en-US" w:eastAsia="zh-CN"/>
              </w:rPr>
              <w:t>[兼客资讯]功能号推送的图文消息；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0"/>
        </w:numPr>
        <w:ind w:left="425" w:leftChars="0"/>
      </w:pPr>
    </w:p>
    <w:p>
      <w:pPr>
        <w:pStyle w:val="2"/>
        <w:numPr>
          <w:ilvl w:val="0"/>
          <w:numId w:val="2"/>
        </w:numPr>
        <w:ind w:firstLine="425"/>
      </w:pPr>
      <w:r>
        <w:rPr>
          <w:rFonts w:hint="eastAsia"/>
        </w:rPr>
        <w:t>工资发放记录（高）</w:t>
      </w:r>
      <w:bookmarkEnd w:id="37"/>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雇主发放工资后，查看发放记录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新增工资发放记录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numPr>
                <w:ilvl w:val="0"/>
                <w:numId w:val="12"/>
              </w:numPr>
              <w:ind w:firstLineChars="0"/>
              <w:rPr>
                <w:sz w:val="18"/>
              </w:rPr>
            </w:pPr>
            <w:r>
              <w:rPr>
                <w:rFonts w:hint="eastAsia"/>
                <w:sz w:val="18"/>
              </w:rPr>
              <w:t>在『兼客管理-发放工资』页面底部按钮中，新增「发放记录」按钮；</w:t>
            </w:r>
          </w:p>
          <w:p>
            <w:pPr>
              <w:pStyle w:val="34"/>
              <w:numPr>
                <w:ilvl w:val="0"/>
                <w:numId w:val="12"/>
              </w:numPr>
              <w:ind w:firstLineChars="0"/>
              <w:rPr>
                <w:sz w:val="18"/>
              </w:rPr>
            </w:pPr>
            <w:r>
              <w:rPr>
                <w:rFonts w:hint="eastAsia"/>
                <w:sz w:val="18"/>
              </w:rPr>
              <w:t>点击「发放记录」跳转至『发放记录』页面，该页面展示雇主对于这个岗位工资支付情况，</w:t>
            </w:r>
            <w:r>
              <w:rPr>
                <w:rFonts w:hint="eastAsia"/>
                <w:sz w:val="18"/>
                <w:highlight w:val="yellow"/>
              </w:rPr>
              <w:t>每支付一次，产生一条支付记录</w:t>
            </w:r>
            <w:r>
              <w:rPr>
                <w:rFonts w:hint="eastAsia"/>
                <w:sz w:val="18"/>
              </w:rPr>
              <w:t>，列表内容包含：岗位名称-支付工资、支付时间、支付金额；</w:t>
            </w:r>
          </w:p>
          <w:p>
            <w:pPr>
              <w:pStyle w:val="34"/>
              <w:numPr>
                <w:ilvl w:val="0"/>
                <w:numId w:val="12"/>
              </w:numPr>
              <w:ind w:firstLineChars="0"/>
              <w:rPr>
                <w:sz w:val="18"/>
              </w:rPr>
            </w:pPr>
            <w:r>
              <w:rPr>
                <w:rFonts w:hint="eastAsia"/>
                <w:sz w:val="18"/>
              </w:rPr>
              <w:t>点击任意一条支付列表，跳转至『记录详情』，该页面展示支付对象的头像、性别、姓名、手机号码、支付金额，</w:t>
            </w:r>
            <w:r>
              <w:rPr>
                <w:rFonts w:hint="eastAsia"/>
                <w:sz w:val="18"/>
                <w:highlight w:val="yellow"/>
              </w:rPr>
              <w:t>如果需要姓名校验领取工资，则需同步显示校验状态。</w:t>
            </w:r>
          </w:p>
          <w:p>
            <w:pPr>
              <w:pStyle w:val="34"/>
              <w:numPr>
                <w:ilvl w:val="0"/>
                <w:numId w:val="12"/>
              </w:numPr>
              <w:ind w:firstLineChars="0"/>
              <w:rPr>
                <w:sz w:val="18"/>
              </w:rPr>
            </w:pPr>
            <w:r>
              <w:rPr>
                <w:rFonts w:hint="eastAsia"/>
                <w:sz w:val="18"/>
                <w:highlight w:val="yellow"/>
              </w:rPr>
              <w:t>雇主同时可以在这个页面完成「工资校验」的功能；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发放记录和记录详情列表默认加载30条</w:t>
            </w:r>
          </w:p>
        </w:tc>
      </w:tr>
    </w:tbl>
    <w:p>
      <w:pPr>
        <w:pStyle w:val="2"/>
        <w:numPr>
          <w:ilvl w:val="0"/>
          <w:numId w:val="2"/>
        </w:numPr>
        <w:ind w:firstLine="425"/>
      </w:pPr>
      <w:bookmarkStart w:id="38" w:name="_Toc447"/>
      <w:r>
        <w:rPr>
          <w:rFonts w:hint="eastAsia"/>
        </w:rPr>
        <w:t>免费电话（低）</w:t>
      </w:r>
      <w:bookmarkEnd w:id="38"/>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跳转「免费电话」使用权限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pStyle w:val="34"/>
              <w:ind w:firstLine="0" w:firstLineChars="0"/>
              <w:rPr>
                <w:sz w:val="18"/>
              </w:rPr>
            </w:pPr>
            <w:r>
              <w:rPr>
                <w:rFonts w:hint="eastAsia"/>
                <w:sz w:val="18"/>
              </w:rPr>
              <w:t>只有兼客合伙人才有「免费电话」使用权限，普通雇主点击电话按钮，直接调用用户手机拨号功能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39" w:name="_Toc2702"/>
      <w:r>
        <w:rPr>
          <w:rFonts w:hint="eastAsia"/>
        </w:rPr>
        <w:t>岗位详情报名按钮（低）</w:t>
      </w:r>
      <w:bookmarkEnd w:id="39"/>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细化不同状态下兼客进入岗位详情中，报名按钮的状态变化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APP+M端+WEB端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255"/>
                <w:numId w:val="0"/>
              </w:numPr>
              <w:rPr>
                <w:ins w:id="92" w:author="Administrator" w:date="2016-08-22T14:10:00Z"/>
                <w:sz w:val="18"/>
              </w:rPr>
            </w:pPr>
            <w:ins w:id="93" w:author="Administrator" w:date="2016-08-22T14:10:00Z">
              <w:r>
                <w:rPr/>
                <w:drawing>
                  <wp:inline distT="0" distB="0" distL="114300" distR="114300">
                    <wp:extent cx="4151630" cy="2026285"/>
                    <wp:effectExtent l="0" t="0" r="127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9"/>
                            <a:stretch>
                              <a:fillRect/>
                            </a:stretch>
                          </pic:blipFill>
                          <pic:spPr>
                            <a:xfrm>
                              <a:off x="0" y="0"/>
                              <a:ext cx="4151630" cy="2026285"/>
                            </a:xfrm>
                            <a:prstGeom prst="rect">
                              <a:avLst/>
                            </a:prstGeom>
                            <a:noFill/>
                            <a:ln w="9525">
                              <a:noFill/>
                            </a:ln>
                          </pic:spPr>
                        </pic:pic>
                      </a:graphicData>
                    </a:graphic>
                  </wp:inline>
                </w:drawing>
              </w:r>
            </w:ins>
          </w:p>
          <w:p>
            <w:pPr>
              <w:numPr>
                <w:ilvl w:val="0"/>
                <w:numId w:val="42"/>
              </w:numPr>
              <w:rPr>
                <w:ins w:id="95" w:author="Administrator" w:date="2016-08-22T14:57:00Z"/>
                <w:sz w:val="18"/>
              </w:rPr>
            </w:pPr>
            <w:r>
              <w:rPr>
                <w:rFonts w:hint="eastAsia"/>
                <w:sz w:val="18"/>
              </w:rPr>
              <w:t>根据岗位不同状态，兼客进入岗位详情时，底部按钮呈现不同状态，</w:t>
            </w:r>
            <w:ins w:id="96" w:author="Administrator" w:date="2016-08-22T14:10:00Z">
              <w:r>
                <w:rPr>
                  <w:rFonts w:hint="eastAsia"/>
                  <w:sz w:val="18"/>
                </w:rPr>
                <w:t>一共有三种路径，最终都会显示为「已过期」或「已下架」</w:t>
              </w:r>
            </w:ins>
            <w:r>
              <w:rPr>
                <w:rFonts w:hint="eastAsia"/>
                <w:sz w:val="18"/>
              </w:rPr>
              <w:t>按钮</w:t>
            </w:r>
            <w:ins w:id="97" w:author="Administrator" w:date="2016-08-22T14:11:00Z">
              <w:r>
                <w:rPr>
                  <w:rFonts w:hint="eastAsia"/>
                  <w:sz w:val="18"/>
                </w:rPr>
                <w:t>状态</w:t>
              </w:r>
            </w:ins>
            <w:r>
              <w:rPr>
                <w:rFonts w:hint="eastAsia"/>
                <w:sz w:val="18"/>
              </w:rPr>
              <w:t>共有：报名、</w:t>
            </w:r>
            <w:ins w:id="98" w:author="Administrator" w:date="2016-08-22T10:59:00Z">
              <w:r>
                <w:rPr>
                  <w:rFonts w:hint="eastAsia"/>
                  <w:sz w:val="18"/>
                </w:rPr>
                <w:t>已报满、</w:t>
              </w:r>
            </w:ins>
            <w:r>
              <w:rPr>
                <w:rFonts w:hint="eastAsia"/>
                <w:sz w:val="18"/>
              </w:rPr>
              <w:t>已报名、已拒绝、已录用、</w:t>
            </w:r>
            <w:ins w:id="99" w:author="Administrator" w:date="2016-08-22T11:46:00Z">
              <w:r>
                <w:rPr>
                  <w:rFonts w:hint="eastAsia"/>
                  <w:sz w:val="18"/>
                </w:rPr>
                <w:t>已过期、已下架</w:t>
              </w:r>
            </w:ins>
            <w:del w:id="100" w:author="Administrator" w:date="2016-08-22T11:46:00Z">
              <w:r>
                <w:rPr>
                  <w:rFonts w:hint="eastAsia"/>
                  <w:sz w:val="18"/>
                </w:rPr>
                <w:delText>已下架</w:delText>
              </w:r>
            </w:del>
            <w:ins w:id="101" w:author="Administrator" w:date="2016-08-22T11:46:00Z">
              <w:r>
                <w:rPr>
                  <w:rFonts w:hint="eastAsia"/>
                  <w:sz w:val="18"/>
                </w:rPr>
                <w:t>7</w:t>
              </w:r>
            </w:ins>
            <w:r>
              <w:rPr>
                <w:rFonts w:hint="eastAsia"/>
                <w:sz w:val="18"/>
              </w:rPr>
              <w:t>种状态；</w:t>
            </w:r>
          </w:p>
          <w:p>
            <w:pPr>
              <w:numPr>
                <w:ilvl w:val="0"/>
                <w:numId w:val="42"/>
              </w:numPr>
              <w:rPr>
                <w:sz w:val="18"/>
              </w:rPr>
            </w:pPr>
            <w:ins w:id="102" w:author="Administrator" w:date="2016-08-22T14:57:00Z">
              <w:r>
                <w:rPr>
                  <w:rFonts w:hint="eastAsia"/>
                  <w:sz w:val="18"/>
                </w:rPr>
                <w:t>梳理：岗位结束后，如果是主动结束或到期结束的岗位，显示「已过期」状态，如果是后台下架的岗位显示「已下架」状态</w:t>
              </w:r>
            </w:ins>
            <w:ins w:id="103" w:author="Administrator" w:date="2016-08-22T14:58:00Z">
              <w:r>
                <w:rPr>
                  <w:rFonts w:hint="eastAsia"/>
                  <w:sz w:val="18"/>
                </w:rPr>
                <w:t>，岗位未结束时，如果兼客为报名，显示「已报满」或「报名」按钮，如果兼客已报名，显示「已报名」按钮，后续雇主录用或</w:t>
              </w:r>
            </w:ins>
            <w:ins w:id="104" w:author="Administrator" w:date="2016-08-22T14:59:00Z">
              <w:r>
                <w:rPr>
                  <w:rFonts w:hint="eastAsia"/>
                  <w:sz w:val="18"/>
                </w:rPr>
                <w:t>拒绝则相应显示「已录用」或「已拒绝」状体；</w:t>
              </w:r>
            </w:ins>
          </w:p>
          <w:p>
            <w:pPr>
              <w:numPr>
                <w:ilvl w:val="0"/>
                <w:numId w:val="42"/>
              </w:numPr>
              <w:rPr>
                <w:ins w:id="105" w:author="Administrator" w:date="2016-08-22T10:58:00Z"/>
                <w:sz w:val="18"/>
              </w:rPr>
            </w:pPr>
            <w:del w:id="106" w:author="Administrator" w:date="2016-08-22T11:46:00Z">
              <w:r>
                <w:rPr>
                  <w:rFonts w:hint="eastAsia"/>
                  <w:sz w:val="18"/>
                </w:rPr>
                <w:delText>五</w:delText>
              </w:r>
            </w:del>
            <w:ins w:id="107" w:author="Administrator" w:date="2016-08-22T11:46:00Z">
              <w:r>
                <w:rPr>
                  <w:rFonts w:hint="eastAsia"/>
                  <w:sz w:val="18"/>
                </w:rPr>
                <w:t>7</w:t>
              </w:r>
            </w:ins>
            <w:ins w:id="108" w:author="Administrator" w:date="2016-08-22T10:58:00Z">
              <w:r>
                <w:rPr>
                  <w:rFonts w:hint="eastAsia"/>
                  <w:sz w:val="18"/>
                </w:rPr>
                <w:t>种</w:t>
              </w:r>
            </w:ins>
            <w:del w:id="109" w:author="Administrator" w:date="2016-08-22T11:29:00Z">
              <w:r>
                <w:rPr>
                  <w:rFonts w:hint="eastAsia"/>
                  <w:sz w:val="18"/>
                </w:rPr>
                <w:delText>种</w:delText>
              </w:r>
            </w:del>
            <w:r>
              <w:rPr>
                <w:rFonts w:hint="eastAsia"/>
                <w:sz w:val="18"/>
              </w:rPr>
              <w:t>状态中，只有「报名」状态是可点击，其余</w:t>
            </w:r>
            <w:del w:id="110" w:author="Administrator" w:date="2016-08-22T11:46:00Z">
              <w:r>
                <w:rPr>
                  <w:rFonts w:hint="eastAsia"/>
                  <w:sz w:val="18"/>
                </w:rPr>
                <w:delText>四</w:delText>
              </w:r>
            </w:del>
            <w:ins w:id="111" w:author="Administrator" w:date="2016-08-22T11:46:00Z">
              <w:r>
                <w:rPr>
                  <w:rFonts w:hint="eastAsia"/>
                  <w:sz w:val="18"/>
                </w:rPr>
                <w:t>6</w:t>
              </w:r>
            </w:ins>
            <w:r>
              <w:rPr>
                <w:rFonts w:hint="eastAsia"/>
                <w:sz w:val="18"/>
              </w:rPr>
              <w:t>种状态都是灰色不可点击，仅是文字内容发生变化</w:t>
            </w:r>
            <w:ins w:id="112" w:author="Administrator" w:date="2016-08-22T10:58:00Z">
              <w:r>
                <w:rPr>
                  <w:rFonts w:hint="eastAsia"/>
                  <w:sz w:val="18"/>
                </w:rPr>
                <w:t>；</w:t>
              </w:r>
            </w:ins>
          </w:p>
          <w:p>
            <w:pPr>
              <w:numPr>
                <w:ilvl w:val="0"/>
                <w:numId w:val="42"/>
              </w:numPr>
              <w:rPr>
                <w:sz w:val="18"/>
              </w:rPr>
            </w:pPr>
            <w:ins w:id="113" w:author="Administrator" w:date="2016-08-22T10:58:00Z">
              <w:r>
                <w:rPr>
                  <w:rFonts w:hint="eastAsia"/>
                  <w:sz w:val="18"/>
                </w:rPr>
                <w:t>越往后的</w:t>
              </w:r>
            </w:ins>
            <w:ins w:id="114" w:author="Administrator" w:date="2016-08-22T10:59:00Z">
              <w:r>
                <w:rPr>
                  <w:rFonts w:hint="eastAsia"/>
                  <w:sz w:val="18"/>
                </w:rPr>
                <w:t>状态优先级越高，例如当前兼客报名岗位，此时状态显示为</w:t>
              </w:r>
            </w:ins>
            <w:ins w:id="115" w:author="Administrator" w:date="2016-08-22T11:00:00Z">
              <w:r>
                <w:rPr>
                  <w:rFonts w:hint="eastAsia"/>
                  <w:sz w:val="18"/>
                </w:rPr>
                <w:t>「已报名」</w:t>
              </w:r>
            </w:ins>
            <w:ins w:id="116" w:author="Administrator" w:date="2016-08-22T10:59:00Z">
              <w:r>
                <w:rPr>
                  <w:rFonts w:hint="eastAsia"/>
                  <w:sz w:val="18"/>
                </w:rPr>
                <w:t>，后续当雇主录用后，</w:t>
              </w:r>
            </w:ins>
            <w:ins w:id="117" w:author="Administrator" w:date="2016-08-22T11:00:00Z">
              <w:r>
                <w:rPr>
                  <w:rFonts w:hint="eastAsia"/>
                  <w:sz w:val="18"/>
                </w:rPr>
                <w:t>则状态变为「已录用」，其中「已报满」状态仅出现在兼客未报名前。</w:t>
              </w:r>
            </w:ins>
            <w:del w:id="118" w:author="Administrator" w:date="2016-08-22T10:58:00Z">
              <w:r>
                <w:rPr>
                  <w:rFonts w:hint="eastAsia"/>
                  <w:sz w:val="18"/>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该部分UI样式沿用线上版本，当前调整仅是按钮文案改变，后面节点状态优先于之前节点状态，例如：此时兼客报名某一岗位后，被拒绝，按钮显示“已拒绝”文案。</w:t>
            </w:r>
          </w:p>
        </w:tc>
      </w:tr>
    </w:tbl>
    <w:p>
      <w:pPr>
        <w:pStyle w:val="2"/>
        <w:numPr>
          <w:ilvl w:val="0"/>
          <w:numId w:val="2"/>
        </w:numPr>
        <w:ind w:firstLine="425"/>
      </w:pPr>
      <w:bookmarkStart w:id="40" w:name="_Toc17288"/>
      <w:r>
        <w:rPr>
          <w:rFonts w:hint="eastAsia"/>
        </w:rPr>
        <w:t>完工操作提醒（低）</w:t>
      </w:r>
      <w:bookmarkEnd w:id="40"/>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新增完工提醒IM推送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岗位到达工作结束日期后（</w:t>
            </w:r>
            <w:ins w:id="119" w:author="Administrator" w:date="2016-08-19T16:54:00Z">
              <w:r>
                <w:rPr>
                  <w:rFonts w:hint="eastAsia"/>
                  <w:sz w:val="18"/>
                </w:rPr>
                <w:t>次</w:t>
              </w:r>
            </w:ins>
            <w:r>
              <w:rPr>
                <w:rFonts w:hint="eastAsia"/>
                <w:sz w:val="18"/>
              </w:rPr>
              <w:t>天），系统以「兼客团队」的身份给雇主推送一条IM消息：[岗位名称]到期了，记得及时给兼客完工操作哦~</w:t>
            </w:r>
          </w:p>
          <w:p>
            <w:pPr>
              <w:rPr>
                <w:sz w:val="18"/>
              </w:rPr>
            </w:pPr>
            <w:ins w:id="120" w:author="Administrator" w:date="2016-08-19T16:53:00Z">
              <w:r>
                <w:rPr>
                  <w:rFonts w:hint="eastAsia"/>
                  <w:sz w:val="18"/>
                </w:rPr>
                <w:t>如果岗位中没有</w:t>
              </w:r>
            </w:ins>
            <w:ins w:id="121" w:author="Administrator" w:date="2016-08-19T16:54:00Z">
              <w:r>
                <w:rPr>
                  <w:rFonts w:hint="eastAsia"/>
                  <w:sz w:val="18"/>
                </w:rPr>
                <w:t>未</w:t>
              </w:r>
            </w:ins>
            <w:ins w:id="122" w:author="Administrator" w:date="2016-08-19T16:53:00Z">
              <w:r>
                <w:rPr>
                  <w:rFonts w:hint="eastAsia"/>
                  <w:sz w:val="18"/>
                </w:rPr>
                <w:t>完工的兼客</w:t>
              </w:r>
            </w:ins>
            <w:ins w:id="123" w:author="Administrator" w:date="2016-08-19T16:54:00Z">
              <w:r>
                <w:rPr>
                  <w:rFonts w:hint="eastAsia"/>
                  <w:sz w:val="18"/>
                </w:rPr>
                <w:t>，则不进行推送，推送时间点</w:t>
              </w:r>
            </w:ins>
            <w:ins w:id="124" w:author="Administrator" w:date="2016-08-19T17:00:00Z">
              <w:r>
                <w:rPr>
                  <w:rFonts w:hint="eastAsia"/>
                  <w:sz w:val="18"/>
                </w:rPr>
                <w:t>为岗位结束</w:t>
              </w:r>
            </w:ins>
            <w:ins w:id="125" w:author="Administrator" w:date="2016-08-19T17:01:00Z">
              <w:r>
                <w:rPr>
                  <w:rFonts w:hint="eastAsia"/>
                  <w:sz w:val="18"/>
                </w:rPr>
                <w:t>日期次日晚上8点。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41" w:name="_Toc31320"/>
      <w:r>
        <w:rPr>
          <w:rFonts w:hint="eastAsia"/>
        </w:rPr>
        <w:t>特权页面（低）</w:t>
      </w:r>
      <w:bookmarkEnd w:id="41"/>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调整特权页面显示样式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M端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调整兼客合伙人特权介绍页面，</w:t>
            </w:r>
            <w:r>
              <w:rPr>
                <w:rFonts w:hint="eastAsia"/>
                <w:sz w:val="18"/>
                <w:highlight w:val="yellow"/>
              </w:rPr>
              <w:t>样式见UI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42" w:name="_Toc23777"/>
      <w:r>
        <w:rPr>
          <w:rFonts w:hint="eastAsia"/>
        </w:rPr>
        <w:t>人才库推送跟进（高）</w:t>
      </w:r>
      <w:bookmarkEnd w:id="42"/>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跟进线上人才库推送情况，记录数据：推送时间、岗位名称、接收人姓名（被推送的兼客名称）、联系电话（接收人的联系电话）、是否浏览岗位（是或否）、当前状态（未报名、已报名、已录用、已拒绝、已完工、取消报名的算在已报名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数据库需先记录这些信息，后面会新增导出功能</w:t>
            </w:r>
          </w:p>
        </w:tc>
      </w:tr>
    </w:tbl>
    <w:p>
      <w:pPr>
        <w:pStyle w:val="2"/>
        <w:numPr>
          <w:ilvl w:val="0"/>
          <w:numId w:val="2"/>
        </w:numPr>
        <w:ind w:firstLine="425"/>
      </w:pPr>
      <w:bookmarkStart w:id="43" w:name="_Toc23502"/>
      <w:r>
        <w:rPr>
          <w:rFonts w:hint="eastAsia"/>
        </w:rPr>
        <w:t>城市岗位列表</w:t>
      </w:r>
      <w:bookmarkEnd w:id="43"/>
    </w:p>
    <w:p>
      <w:pPr>
        <w:pStyle w:val="3"/>
        <w:numPr>
          <w:ilvl w:val="0"/>
          <w:numId w:val="43"/>
        </w:numPr>
        <w:ind w:left="420"/>
        <w:rPr>
          <w:sz w:val="24"/>
          <w:szCs w:val="24"/>
        </w:rPr>
      </w:pPr>
      <w:bookmarkStart w:id="44" w:name="_Toc31007"/>
      <w:r>
        <w:rPr>
          <w:rFonts w:hint="eastAsia"/>
          <w:sz w:val="24"/>
          <w:szCs w:val="24"/>
        </w:rPr>
        <w:t>城市岗位列表（中）</w:t>
      </w:r>
      <w:bookmarkEnd w:id="44"/>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城市岗位列表新增设置为人脉王岗位功能并新增部分字段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4152265" cy="275399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0"/>
                          <a:stretch>
                            <a:fillRect/>
                          </a:stretch>
                        </pic:blipFill>
                        <pic:spPr>
                          <a:xfrm>
                            <a:off x="0" y="0"/>
                            <a:ext cx="4152265" cy="2753995"/>
                          </a:xfrm>
                          <a:prstGeom prst="rect">
                            <a:avLst/>
                          </a:prstGeom>
                          <a:noFill/>
                          <a:ln w="9525">
                            <a:noFill/>
                          </a:ln>
                        </pic:spPr>
                      </pic:pic>
                    </a:graphicData>
                  </a:graphic>
                </wp:inline>
              </w:drawing>
            </w:r>
          </w:p>
          <w:p>
            <w:pPr>
              <w:numPr>
                <w:ilvl w:val="0"/>
                <w:numId w:val="44"/>
              </w:numPr>
              <w:rPr>
                <w:sz w:val="18"/>
              </w:rPr>
            </w:pPr>
            <w:r>
              <w:rPr>
                <w:rFonts w:hint="eastAsia"/>
                <w:sz w:val="18"/>
              </w:rPr>
              <w:t>在雇主招聘价格右方新增</w:t>
            </w:r>
            <w:r>
              <w:rPr>
                <w:rFonts w:hint="eastAsia"/>
                <w:sz w:val="18"/>
                <w:highlight w:val="yellow"/>
              </w:rPr>
              <w:t>「招聘人数/招聘人次」与「报名人数/报名人次」</w:t>
            </w:r>
            <w:r>
              <w:rPr>
                <w:rFonts w:hint="eastAsia"/>
                <w:sz w:val="18"/>
              </w:rPr>
              <w:t>两个字段；</w:t>
            </w:r>
          </w:p>
          <w:p>
            <w:pPr>
              <w:numPr>
                <w:ilvl w:val="0"/>
                <w:numId w:val="44"/>
              </w:numPr>
            </w:pPr>
            <w:r>
              <w:rPr>
                <w:rFonts w:hint="eastAsia"/>
                <w:sz w:val="18"/>
              </w:rPr>
              <w:t>新增设置为人脉王岗位按钮；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numPr>
                <w:ilvl w:val="0"/>
                <w:numId w:val="45"/>
              </w:numPr>
              <w:ind w:firstLine="360"/>
              <w:rPr>
                <w:sz w:val="18"/>
              </w:rPr>
            </w:pPr>
            <w:r>
              <w:rPr>
                <w:rFonts w:hint="eastAsia"/>
                <w:sz w:val="18"/>
              </w:rPr>
              <w:t>点击「设置为人脉王岗位」弹出设置推广佣金弹窗，弹窗内容包含推广佣金解释：</w:t>
            </w:r>
          </w:p>
          <w:p>
            <w:pPr>
              <w:pStyle w:val="32"/>
              <w:numPr>
                <w:ilvl w:val="0"/>
                <w:numId w:val="45"/>
              </w:numPr>
              <w:ind w:firstLine="360"/>
              <w:rPr>
                <w:sz w:val="18"/>
              </w:rPr>
            </w:pPr>
            <w:r>
              <w:rPr>
                <w:rFonts w:hint="eastAsia"/>
                <w:sz w:val="18"/>
              </w:rPr>
              <w:t>当兼客成功推广一名人员后，平台将从兼客合伙人的岗位佣金以设定的金额作为推广佣金奖励给人脉王，推广佣金越高，最终城市合伙人的返佣越少，例如收取当天的总佣金为10元，人脉王佣金支出5元，城市合伙人返佣比例60%，则最后城市合伙人的返佣金额为（10-5）*60%=3元</w:t>
            </w:r>
          </w:p>
          <w:p>
            <w:pPr>
              <w:pStyle w:val="32"/>
              <w:numPr>
                <w:ilvl w:val="0"/>
                <w:numId w:val="45"/>
              </w:numPr>
              <w:ind w:firstLine="360"/>
              <w:rPr>
                <w:sz w:val="18"/>
              </w:rPr>
            </w:pPr>
            <w:r>
              <w:rPr>
                <w:rFonts w:hint="eastAsia"/>
                <w:sz w:val="18"/>
              </w:rPr>
              <w:t>推广佣金以绝对值设置，单位为元/人/天，</w:t>
            </w:r>
            <w:r>
              <w:rPr>
                <w:rFonts w:hint="eastAsia"/>
                <w:sz w:val="18"/>
                <w:highlight w:val="yellow"/>
              </w:rPr>
              <w:t>佣金不得超过系统向兼客合伙人收取的每名报名兼客的佣金（最高X元/人/天）</w:t>
            </w:r>
            <w:r>
              <w:rPr>
                <w:rFonts w:hint="eastAsia"/>
                <w:sz w:val="18"/>
              </w:rPr>
              <w:t>，当城市合伙人设置的推广佣金高于最高佣金时，点击「确定」浮层提醒城市合伙人“推广佣金不得高于X元/人/天”；</w:t>
            </w:r>
          </w:p>
          <w:p>
            <w:pPr>
              <w:pStyle w:val="32"/>
              <w:numPr>
                <w:ilvl w:val="0"/>
                <w:numId w:val="45"/>
              </w:numPr>
              <w:ind w:firstLine="360"/>
              <w:rPr>
                <w:sz w:val="18"/>
              </w:rPr>
            </w:pPr>
            <w:r>
              <w:rPr>
                <w:rFonts w:hint="eastAsia"/>
                <w:sz w:val="18"/>
              </w:rPr>
              <w:t>推送完人才库或将岗位设置为「人脉王岗位」后，操作分别变为「已推送人才库」和「查看人脉王」业绩按钮；</w:t>
            </w:r>
          </w:p>
          <w:p>
            <w:pPr>
              <w:pStyle w:val="32"/>
              <w:numPr>
                <w:ilvl w:val="0"/>
                <w:numId w:val="45"/>
              </w:numPr>
              <w:ind w:firstLine="360"/>
              <w:rPr>
                <w:sz w:val="18"/>
              </w:rPr>
            </w:pPr>
            <w:r>
              <w:rPr>
                <w:rFonts w:hint="eastAsia"/>
                <w:sz w:val="18"/>
              </w:rPr>
              <w:t>鼠标点击操作右侧说明图标，下方弹出说明弹窗。</w:t>
            </w:r>
          </w:p>
          <w:p>
            <w:pPr>
              <w:pStyle w:val="32"/>
              <w:ind w:firstLine="0" w:firstLineChars="0"/>
              <w:rPr>
                <w:sz w:val="18"/>
              </w:rPr>
            </w:pPr>
            <w:r>
              <w:drawing>
                <wp:inline distT="0" distB="0" distL="114300" distR="114300">
                  <wp:extent cx="1708785" cy="1520190"/>
                  <wp:effectExtent l="0" t="0" r="57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1"/>
                          <a:stretch>
                            <a:fillRect/>
                          </a:stretch>
                        </pic:blipFill>
                        <pic:spPr>
                          <a:xfrm>
                            <a:off x="0" y="0"/>
                            <a:ext cx="1708785" cy="1520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highlight w:val="yellow"/>
              </w:rPr>
              <w:t>人脉王推送对象：1.之前已经成为兼客平台人脉王的用户 2.开启接收人脉王岗位推送的兼客。</w:t>
            </w:r>
            <w:ins w:id="126" w:author="Administrator" w:date="2016-08-22T14:52:00Z">
              <w:r>
                <w:rPr>
                  <w:rFonts w:hint="eastAsia"/>
                  <w:sz w:val="18"/>
                  <w:highlight w:val="yellow"/>
                </w:rPr>
                <w:t>岗位</w:t>
              </w:r>
            </w:ins>
            <w:ins w:id="127" w:author="Administrator" w:date="2016-08-22T14:53:00Z">
              <w:r>
                <w:rPr>
                  <w:rFonts w:hint="eastAsia"/>
                  <w:sz w:val="18"/>
                  <w:highlight w:val="yellow"/>
                </w:rPr>
                <w:t>结束后无法设置人脉王岗位</w:t>
              </w:r>
            </w:ins>
          </w:p>
        </w:tc>
      </w:tr>
    </w:tbl>
    <w:p>
      <w:pPr>
        <w:pStyle w:val="3"/>
        <w:numPr>
          <w:ilvl w:val="0"/>
          <w:numId w:val="43"/>
        </w:numPr>
        <w:ind w:left="420"/>
        <w:rPr>
          <w:sz w:val="24"/>
          <w:szCs w:val="24"/>
        </w:rPr>
      </w:pPr>
      <w:bookmarkStart w:id="45" w:name="_Toc27089"/>
      <w:r>
        <w:rPr>
          <w:rFonts w:hint="eastAsia"/>
          <w:sz w:val="24"/>
          <w:szCs w:val="24"/>
        </w:rPr>
        <w:t>查看人脉王业绩（中）</w:t>
      </w:r>
      <w:bookmarkEnd w:id="45"/>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城市合伙人点击「设置为人脉王岗位」后，查看具体的推广效果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展示人脉王推广效果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人脉王业绩列表按照创建时间降序排列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4159250" cy="1856740"/>
                  <wp:effectExtent l="0" t="0" r="1270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2"/>
                          <a:stretch>
                            <a:fillRect/>
                          </a:stretch>
                        </pic:blipFill>
                        <pic:spPr>
                          <a:xfrm>
                            <a:off x="0" y="0"/>
                            <a:ext cx="4159250" cy="1856740"/>
                          </a:xfrm>
                          <a:prstGeom prst="rect">
                            <a:avLst/>
                          </a:prstGeom>
                          <a:noFill/>
                          <a:ln w="9525">
                            <a:noFill/>
                          </a:ln>
                        </pic:spPr>
                      </pic:pic>
                    </a:graphicData>
                  </a:graphic>
                </wp:inline>
              </w:drawing>
            </w:r>
          </w:p>
          <w:p>
            <w:pPr>
              <w:numPr>
                <w:ilvl w:val="0"/>
                <w:numId w:val="46"/>
              </w:numPr>
              <w:rPr>
                <w:sz w:val="18"/>
              </w:rPr>
            </w:pPr>
            <w:r>
              <w:rPr>
                <w:rFonts w:hint="eastAsia"/>
                <w:sz w:val="18"/>
              </w:rPr>
              <w:t>页面展示：岗位名称、推广总览、推广明细；</w:t>
            </w:r>
          </w:p>
          <w:p>
            <w:pPr>
              <w:numPr>
                <w:ilvl w:val="0"/>
                <w:numId w:val="46"/>
              </w:numPr>
              <w:rPr>
                <w:sz w:val="18"/>
              </w:rPr>
            </w:pPr>
            <w:r>
              <w:rPr>
                <w:rFonts w:hint="eastAsia"/>
                <w:sz w:val="18"/>
              </w:rPr>
              <w:t>推广总览：参与推广的人脉王总数（分享过该岗位的人数）、录用人数合计、完工人数合计、推广佣金X元/人/天、推广佣金合计；</w:t>
            </w:r>
          </w:p>
          <w:p>
            <w:pPr>
              <w:numPr>
                <w:ilvl w:val="0"/>
                <w:numId w:val="46"/>
              </w:numPr>
            </w:pPr>
            <w:r>
              <w:rPr>
                <w:rFonts w:hint="eastAsia"/>
                <w:sz w:val="18"/>
              </w:rPr>
              <w:t>推广明细列表：创建时间、人脉王、已报名人数、已录用人数、已完工人数。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点击「推广明细」列表，跳转至『推广明细』页面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3"/>
        <w:numPr>
          <w:ilvl w:val="1"/>
          <w:numId w:val="43"/>
        </w:numPr>
        <w:ind w:firstLine="400"/>
        <w:rPr>
          <w:sz w:val="24"/>
          <w:szCs w:val="24"/>
        </w:rPr>
      </w:pPr>
      <w:bookmarkStart w:id="46" w:name="_Toc14587"/>
      <w:r>
        <w:rPr>
          <w:rFonts w:hint="eastAsia"/>
          <w:sz w:val="24"/>
          <w:szCs w:val="24"/>
        </w:rPr>
        <w:t>推广明细（中）</w:t>
      </w:r>
      <w:bookmarkEnd w:id="46"/>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展示具体某个人脉王的推广明细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列表按照时间降序排列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4155440" cy="769620"/>
                  <wp:effectExtent l="0" t="0" r="16510"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53"/>
                          <a:stretch>
                            <a:fillRect/>
                          </a:stretch>
                        </pic:blipFill>
                        <pic:spPr>
                          <a:xfrm>
                            <a:off x="0" y="0"/>
                            <a:ext cx="4155440" cy="769620"/>
                          </a:xfrm>
                          <a:prstGeom prst="rect">
                            <a:avLst/>
                          </a:prstGeom>
                          <a:noFill/>
                          <a:ln w="9525">
                            <a:noFill/>
                          </a:ln>
                        </pic:spPr>
                      </pic:pic>
                    </a:graphicData>
                  </a:graphic>
                </wp:inline>
              </w:drawing>
            </w:r>
          </w:p>
          <w:p>
            <w:r>
              <w:rPr>
                <w:rFonts w:hint="eastAsia"/>
                <w:sz w:val="18"/>
              </w:rPr>
              <w:t>页面展示：已报名人员列表、已录用人员列表、已完工人员列表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47" w:name="_Toc13866"/>
      <w:r>
        <w:rPr>
          <w:rFonts w:hint="eastAsia"/>
        </w:rPr>
        <w:t>雇主列表（低）</w:t>
      </w:r>
      <w:bookmarkEnd w:id="47"/>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新增雇主跟进筛选功能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drawing>
                <wp:inline distT="0" distB="0" distL="114300" distR="114300">
                  <wp:extent cx="4149725" cy="1766570"/>
                  <wp:effectExtent l="0" t="0" r="317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4149725" cy="1766570"/>
                          </a:xfrm>
                          <a:prstGeom prst="rect">
                            <a:avLst/>
                          </a:prstGeom>
                          <a:noFill/>
                          <a:ln w="9525">
                            <a:noFill/>
                          </a:ln>
                        </pic:spPr>
                      </pic:pic>
                    </a:graphicData>
                  </a:graphic>
                </wp:inline>
              </w:drawing>
            </w:r>
          </w:p>
          <w:p>
            <w:r>
              <w:rPr>
                <w:rFonts w:hint="eastAsia"/>
                <w:sz w:val="18"/>
              </w:rPr>
              <w:t>雇主列表新增根据雇主跟进情况筛选功能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2"/>
        <w:numPr>
          <w:ilvl w:val="0"/>
          <w:numId w:val="2"/>
        </w:numPr>
        <w:ind w:firstLine="425"/>
      </w:pPr>
      <w:bookmarkStart w:id="48" w:name="_Toc21317"/>
      <w:r>
        <w:rPr>
          <w:rFonts w:hint="eastAsia"/>
        </w:rPr>
        <w:t>城市合伙人返佣（高）</w:t>
      </w:r>
      <w:bookmarkEnd w:id="48"/>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新增雇主跟进筛选功能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r>
              <w:rPr>
                <w:rFonts w:hint="eastAsia"/>
              </w:rPr>
              <w:t>之前的佣金结构</w:t>
            </w:r>
          </w:p>
          <w:p>
            <w:r>
              <w:drawing>
                <wp:inline distT="0" distB="0" distL="114300" distR="114300">
                  <wp:extent cx="4159250" cy="1400810"/>
                  <wp:effectExtent l="0" t="0" r="1270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5"/>
                          <a:stretch>
                            <a:fillRect/>
                          </a:stretch>
                        </pic:blipFill>
                        <pic:spPr>
                          <a:xfrm>
                            <a:off x="0" y="0"/>
                            <a:ext cx="4159250" cy="1400810"/>
                          </a:xfrm>
                          <a:prstGeom prst="rect">
                            <a:avLst/>
                          </a:prstGeom>
                          <a:noFill/>
                          <a:ln w="9525">
                            <a:noFill/>
                          </a:ln>
                        </pic:spPr>
                      </pic:pic>
                    </a:graphicData>
                  </a:graphic>
                </wp:inline>
              </w:drawing>
            </w:r>
          </w:p>
          <w:p>
            <w:r>
              <w:rPr>
                <w:rFonts w:hint="eastAsia"/>
              </w:rPr>
              <w:t>新增人人都是人脉王后的佣金结构</w:t>
            </w:r>
          </w:p>
          <w:p>
            <w:r>
              <w:drawing>
                <wp:inline distT="0" distB="0" distL="114300" distR="114300">
                  <wp:extent cx="4147820" cy="997585"/>
                  <wp:effectExtent l="0" t="0" r="508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6"/>
                          <a:stretch>
                            <a:fillRect/>
                          </a:stretch>
                        </pic:blipFill>
                        <pic:spPr>
                          <a:xfrm>
                            <a:off x="0" y="0"/>
                            <a:ext cx="4147820" cy="997585"/>
                          </a:xfrm>
                          <a:prstGeom prst="rect">
                            <a:avLst/>
                          </a:prstGeom>
                          <a:noFill/>
                          <a:ln w="9525">
                            <a:noFill/>
                          </a:ln>
                        </pic:spPr>
                      </pic:pic>
                    </a:graphicData>
                  </a:graphic>
                </wp:inline>
              </w:drawing>
            </w:r>
          </w:p>
          <w:p>
            <w:r>
              <w:drawing>
                <wp:inline distT="0" distB="0" distL="114300" distR="114300">
                  <wp:extent cx="4158615" cy="1917065"/>
                  <wp:effectExtent l="0" t="0" r="1333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7"/>
                          <a:stretch>
                            <a:fillRect/>
                          </a:stretch>
                        </pic:blipFill>
                        <pic:spPr>
                          <a:xfrm>
                            <a:off x="0" y="0"/>
                            <a:ext cx="4158615" cy="1917065"/>
                          </a:xfrm>
                          <a:prstGeom prst="rect">
                            <a:avLst/>
                          </a:prstGeom>
                          <a:noFill/>
                          <a:ln w="9525">
                            <a:noFill/>
                          </a:ln>
                        </pic:spPr>
                      </pic:pic>
                    </a:graphicData>
                  </a:graphic>
                </wp:inline>
              </w:drawing>
            </w:r>
          </w:p>
          <w:p>
            <w:r>
              <w:rPr>
                <w:rFonts w:hint="eastAsia"/>
              </w:rPr>
              <w:t>返佣明细中，总的佣金收入计算方式为：收取的兼客合伙人总佣金-支付人脉王推广佣金，单个兼客的佣金为单个兼客的的兼客合伙人总佣金-支付人脉王推广佣金</w:t>
            </w:r>
          </w:p>
          <w:p>
            <w:pPr>
              <w:jc w:val="center"/>
            </w:pPr>
            <w:r>
              <w:drawing>
                <wp:inline distT="0" distB="0" distL="114300" distR="114300">
                  <wp:extent cx="2278380" cy="2807335"/>
                  <wp:effectExtent l="0" t="0" r="7620" b="1206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58"/>
                          <a:stretch>
                            <a:fillRect/>
                          </a:stretch>
                        </pic:blipFill>
                        <pic:spPr>
                          <a:xfrm>
                            <a:off x="0" y="0"/>
                            <a:ext cx="2278380" cy="28073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47"/>
              </w:numPr>
              <w:rPr>
                <w:sz w:val="18"/>
              </w:rPr>
            </w:pPr>
            <w:r>
              <w:rPr>
                <w:rFonts w:hint="eastAsia"/>
                <w:sz w:val="18"/>
              </w:rPr>
              <w:t>以上红色地方未这次改动的点，样式还是按照之前的样式，不必调整为红色</w:t>
            </w:r>
          </w:p>
          <w:p>
            <w:pPr>
              <w:numPr>
                <w:ilvl w:val="0"/>
                <w:numId w:val="47"/>
              </w:numPr>
              <w:rPr>
                <w:sz w:val="18"/>
              </w:rPr>
            </w:pPr>
            <w:r>
              <w:rPr>
                <w:rFonts w:hint="eastAsia"/>
                <w:sz w:val="18"/>
              </w:rPr>
              <w:t>在CMS和CRM『财务统计』中，涉及到佣金和总佣金的字段，需同步调整为</w:t>
            </w:r>
            <w:r>
              <w:rPr>
                <w:rFonts w:hint="eastAsia"/>
                <w:sz w:val="18"/>
                <w:highlight w:val="yellow"/>
              </w:rPr>
              <w:t>扣除人脉王推广佣金后的金额（Z-M）。</w:t>
            </w:r>
          </w:p>
        </w:tc>
      </w:tr>
    </w:tbl>
    <w:p>
      <w:pPr>
        <w:pStyle w:val="2"/>
        <w:numPr>
          <w:ilvl w:val="0"/>
          <w:numId w:val="2"/>
        </w:numPr>
        <w:ind w:firstLine="425"/>
        <w:rPr>
          <w:del w:id="128" w:author="Administrator" w:date="2016-08-23T11:12:00Z"/>
        </w:rPr>
      </w:pPr>
      <w:del w:id="129" w:author="Administrator" w:date="2016-08-23T11:12:00Z">
        <w:bookmarkStart w:id="49" w:name="_Toc32751"/>
        <w:r>
          <w:rPr>
            <w:rFonts w:hint="eastAsia"/>
          </w:rPr>
          <w:delText>平台交易明细（高）</w:delText>
        </w:r>
        <w:bookmarkEnd w:id="49"/>
      </w:del>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del w:id="130"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31" w:author="Administrator" w:date="2016-08-23T11:12:00Z"/>
                <w:sz w:val="18"/>
              </w:rPr>
            </w:pPr>
            <w:del w:id="132" w:author="Administrator" w:date="2016-08-23T11:12:00Z">
              <w:r>
                <w:rPr>
                  <w:rFonts w:hint="eastAsia"/>
                  <w:sz w:val="18"/>
                </w:rPr>
                <w:delText>用户场景</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33" w:author="Administrator" w:date="2016-08-23T11:12:00Z"/>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del w:id="134"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35" w:author="Administrator" w:date="2016-08-23T11:12:00Z"/>
                <w:sz w:val="18"/>
              </w:rPr>
            </w:pPr>
            <w:del w:id="136" w:author="Administrator" w:date="2016-08-23T11:12:00Z">
              <w:r>
                <w:rPr>
                  <w:rFonts w:hint="eastAsia"/>
                  <w:sz w:val="18"/>
                </w:rPr>
                <w:delText>功能描述</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37" w:author="Administrator" w:date="2016-08-23T11:12:00Z"/>
              </w:rPr>
            </w:pPr>
            <w:del w:id="138" w:author="Administrator" w:date="2016-08-23T11:12:00Z">
              <w:r>
                <w:rPr>
                  <w:rFonts w:hint="eastAsia"/>
                </w:rPr>
                <w:delText>新增雇主跟进筛选功能</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del w:id="139"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40" w:author="Administrator" w:date="2016-08-23T11:12:00Z"/>
                <w:sz w:val="18"/>
              </w:rPr>
            </w:pPr>
            <w:del w:id="141" w:author="Administrator" w:date="2016-08-23T11:12:00Z">
              <w:r>
                <w:rPr>
                  <w:rFonts w:hint="eastAsia"/>
                  <w:sz w:val="18"/>
                </w:rPr>
                <w:delText>优先等级</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42" w:author="Administrator" w:date="2016-08-23T11:12:00Z"/>
                <w:sz w:val="18"/>
              </w:rPr>
            </w:pPr>
            <w:del w:id="143" w:author="Administrator" w:date="2016-08-23T11:12:00Z">
              <w:r>
                <w:rPr>
                  <w:rFonts w:hint="eastAsia"/>
                  <w:sz w:val="18"/>
                </w:rPr>
                <w:delText>低</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del w:id="144"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45" w:author="Administrator" w:date="2016-08-23T11:12:00Z"/>
                <w:sz w:val="18"/>
              </w:rPr>
            </w:pPr>
            <w:del w:id="146" w:author="Administrator" w:date="2016-08-23T11:12:00Z">
              <w:r>
                <w:rPr>
                  <w:rFonts w:hint="eastAsia"/>
                  <w:sz w:val="18"/>
                </w:rPr>
                <w:delText>涉及部分</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47" w:author="Administrator" w:date="2016-08-23T11:12:00Z"/>
                <w:sz w:val="18"/>
              </w:rPr>
            </w:pPr>
            <w:del w:id="148" w:author="Administrator" w:date="2016-08-23T11:12:00Z">
              <w:r>
                <w:rPr>
                  <w:rFonts w:hint="eastAsia"/>
                  <w:sz w:val="18"/>
                </w:rPr>
                <w:delText>CRM</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49"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50" w:author="Administrator" w:date="2016-08-23T11:12:00Z"/>
                <w:sz w:val="18"/>
              </w:rPr>
            </w:pPr>
            <w:del w:id="151" w:author="Administrator" w:date="2016-08-23T11:12:00Z">
              <w:r>
                <w:rPr>
                  <w:rFonts w:ascii="Arial" w:hAnsi="Arial" w:cs="Arial"/>
                  <w:sz w:val="18"/>
                </w:rPr>
                <w:delText>输入/前置条件</w:delText>
              </w:r>
            </w:del>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del w:id="152" w:author="Administrator" w:date="2016-08-23T11:12:00Z"/>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del w:id="153"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54" w:author="Administrator" w:date="2016-08-23T11:12:00Z"/>
                <w:sz w:val="18"/>
              </w:rPr>
            </w:pPr>
            <w:del w:id="155" w:author="Administrator" w:date="2016-08-23T11:12:00Z">
              <w:r>
                <w:rPr>
                  <w:rFonts w:hint="eastAsia"/>
                  <w:sz w:val="18"/>
                </w:rPr>
                <w:delText>需求描述</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56" w:author="Administrator" w:date="2016-08-23T11:12:00Z"/>
              </w:rPr>
            </w:pPr>
            <w:del w:id="157" w:author="Administrator" w:date="2016-08-23T11:12:00Z">
              <w:r>
                <w:rPr/>
                <w:drawing>
                  <wp:inline distT="0" distB="0" distL="114300" distR="114300">
                    <wp:extent cx="4161155" cy="2120265"/>
                    <wp:effectExtent l="0" t="0" r="10795"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59"/>
                            <a:stretch>
                              <a:fillRect/>
                            </a:stretch>
                          </pic:blipFill>
                          <pic:spPr>
                            <a:xfrm>
                              <a:off x="0" y="0"/>
                              <a:ext cx="4161155" cy="2120265"/>
                            </a:xfrm>
                            <a:prstGeom prst="rect">
                              <a:avLst/>
                            </a:prstGeom>
                            <a:noFill/>
                            <a:ln w="9525">
                              <a:noFill/>
                            </a:ln>
                          </pic:spPr>
                        </pic:pic>
                      </a:graphicData>
                    </a:graphic>
                  </wp:inline>
                </w:drawing>
              </w:r>
            </w:del>
          </w:p>
          <w:p>
            <w:pPr>
              <w:rPr>
                <w:del w:id="159" w:author="Administrator" w:date="2016-08-23T11:12:00Z"/>
              </w:rPr>
            </w:pPr>
            <w:del w:id="160" w:author="Administrator" w:date="2016-08-23T11:12:00Z">
              <w:r>
                <w:rPr>
                  <w:rFonts w:hint="eastAsia"/>
                  <w:sz w:val="18"/>
                </w:rPr>
                <w:delText>交易明细之前人脉王补贴由平台内部资金账户（人脉王补贴）支出，调整为平台内部资金账户（服务费收入）支出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61"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62" w:author="Administrator" w:date="2016-08-23T11:12:00Z"/>
                <w:sz w:val="18"/>
              </w:rPr>
            </w:pPr>
            <w:del w:id="163" w:author="Administrator" w:date="2016-08-23T11:12:00Z">
              <w:r>
                <w:rPr>
                  <w:rFonts w:ascii="Arial" w:hAnsi="Arial" w:cs="Arial"/>
                  <w:sz w:val="18"/>
                </w:rPr>
                <w:delText>输出/后置条件</w:delText>
              </w:r>
            </w:del>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del w:id="164" w:author="Administrator" w:date="2016-08-23T11:12:00Z"/>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65" w:author="Administrator" w:date="2016-08-23T11:12:00Z"/>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del w:id="166" w:author="Administrator" w:date="2016-08-23T11:12:00Z"/>
                <w:sz w:val="18"/>
              </w:rPr>
            </w:pPr>
            <w:del w:id="167" w:author="Administrator" w:date="2016-08-23T11:12:00Z">
              <w:r>
                <w:rPr>
                  <w:rFonts w:hint="eastAsia"/>
                  <w:sz w:val="18"/>
                </w:rPr>
                <w:delText>补充说明</w:delText>
              </w:r>
            </w:del>
          </w:p>
        </w:tc>
        <w:tc>
          <w:tcPr>
            <w:tcW w:w="6770" w:type="dxa"/>
            <w:tcBorders>
              <w:top w:val="single" w:color="auto" w:sz="4" w:space="0"/>
              <w:left w:val="single" w:color="auto" w:sz="4" w:space="0"/>
              <w:bottom w:val="single" w:color="auto" w:sz="4" w:space="0"/>
              <w:right w:val="single" w:color="auto" w:sz="4" w:space="0"/>
            </w:tcBorders>
            <w:vAlign w:val="center"/>
          </w:tcPr>
          <w:p>
            <w:pPr>
              <w:rPr>
                <w:del w:id="168" w:author="Administrator" w:date="2016-08-23T11:12:00Z"/>
                <w:sz w:val="18"/>
              </w:rPr>
            </w:pPr>
          </w:p>
        </w:tc>
      </w:tr>
    </w:tbl>
    <w:p>
      <w:pPr>
        <w:pStyle w:val="2"/>
        <w:numPr>
          <w:ilvl w:val="0"/>
          <w:numId w:val="2"/>
        </w:numPr>
        <w:ind w:firstLine="425"/>
      </w:pPr>
      <w:bookmarkStart w:id="50" w:name="_Toc26678"/>
      <w:r>
        <w:rPr>
          <w:rFonts w:hint="eastAsia"/>
        </w:rPr>
        <w:t>人人都是人脉王</w:t>
      </w:r>
      <w:bookmarkEnd w:id="50"/>
    </w:p>
    <w:p>
      <w:pPr>
        <w:pStyle w:val="3"/>
        <w:numPr>
          <w:ilvl w:val="0"/>
          <w:numId w:val="48"/>
        </w:numPr>
        <w:ind w:left="420"/>
        <w:rPr>
          <w:sz w:val="24"/>
          <w:szCs w:val="24"/>
        </w:rPr>
      </w:pPr>
      <w:bookmarkStart w:id="51" w:name="_Toc13824"/>
      <w:r>
        <w:rPr>
          <w:rFonts w:hint="eastAsia"/>
          <w:sz w:val="24"/>
          <w:szCs w:val="24"/>
        </w:rPr>
        <w:t>人脉兼职（高）</w:t>
      </w:r>
      <w:bookmarkEnd w:id="51"/>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新增人脉兼职功能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APP+M端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r>
              <w:rPr>
                <w:rFonts w:hint="eastAsia"/>
                <w:sz w:val="18"/>
              </w:rPr>
              <w:t>仅有该城市有兼客合伙人发布岗位被设置人脉兼职时，客户端前端才会显示「人脉兼职」岗位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49"/>
              </w:numPr>
              <w:rPr>
                <w:sz w:val="18"/>
              </w:rPr>
            </w:pPr>
            <w:r>
              <w:rPr>
                <w:rFonts w:hint="eastAsia"/>
                <w:sz w:val="18"/>
              </w:rPr>
              <w:t>当城市合伙人在CRM中将岗位设置为「人脉王岗位」后，</w:t>
            </w:r>
            <w:r>
              <w:rPr>
                <w:rFonts w:hint="eastAsia"/>
                <w:sz w:val="18"/>
                <w:highlight w:val="yellow"/>
              </w:rPr>
              <w:t>该岗位自动加入「人脉兼职」专题（之前岗位要加入专题是由运营人员手动添加的）</w:t>
            </w:r>
            <w:r>
              <w:rPr>
                <w:rFonts w:hint="eastAsia"/>
                <w:sz w:val="18"/>
              </w:rPr>
              <w:t>；</w:t>
            </w:r>
          </w:p>
          <w:p>
            <w:pPr>
              <w:numPr>
                <w:ilvl w:val="0"/>
                <w:numId w:val="49"/>
              </w:numPr>
              <w:rPr>
                <w:sz w:val="18"/>
              </w:rPr>
            </w:pPr>
            <w:r>
              <w:rPr>
                <w:rFonts w:hint="eastAsia"/>
                <w:sz w:val="18"/>
              </w:rPr>
              <w:t>点击「人脉兼职」岗位条目，进入岗位详情，当用户首次进入人脉兼职详情后，弹出说明图，文案：“分享岗位，让兼客通过您分享的链接报名并最终完工，即可轻松拿到佣金，您可以在个人中心&gt;我是人脉王中查看自己的推广情况”（</w:t>
            </w:r>
            <w:r>
              <w:rPr>
                <w:rFonts w:hint="eastAsia"/>
                <w:sz w:val="18"/>
                <w:highlight w:val="yellow"/>
              </w:rPr>
              <w:t>之前包招岗位的兼客担保说明去除</w:t>
            </w:r>
            <w:r>
              <w:rPr>
                <w:rFonts w:hint="eastAsia"/>
                <w:sz w:val="18"/>
              </w:rPr>
              <w:t>）；</w:t>
            </w:r>
          </w:p>
          <w:p>
            <w:pPr>
              <w:numPr>
                <w:ilvl w:val="0"/>
                <w:numId w:val="49"/>
              </w:numPr>
              <w:rPr>
                <w:sz w:val="18"/>
              </w:rPr>
            </w:pPr>
            <w:r>
              <w:rPr>
                <w:rFonts w:hint="eastAsia"/>
                <w:sz w:val="18"/>
              </w:rPr>
              <w:t>每一个「人脉兼职」岗位详情右上角分享按钮上，带有「金钱图标」，点击分享按钮，弹出分享弹窗</w:t>
            </w:r>
            <w:ins w:id="169" w:author="Administrator" w:date="2016-08-22T18:23:00Z">
              <w:r>
                <w:rPr>
                  <w:rFonts w:hint="eastAsia"/>
                  <w:sz w:val="18"/>
                </w:rPr>
                <w:t>(如兼客未登录状态下，则弹窗让兼客去登录)</w:t>
              </w:r>
            </w:ins>
            <w:r>
              <w:rPr>
                <w:rFonts w:hint="eastAsia"/>
                <w:sz w:val="18"/>
              </w:rPr>
              <w:t>。</w:t>
            </w:r>
          </w:p>
          <w:p>
            <w:pPr>
              <w:numPr>
                <w:ilvl w:val="0"/>
                <w:numId w:val="49"/>
              </w:numPr>
              <w:rPr>
                <w:sz w:val="18"/>
              </w:rPr>
            </w:pPr>
            <w:r>
              <w:rPr>
                <w:rFonts w:hint="eastAsia"/>
                <w:sz w:val="18"/>
              </w:rPr>
              <w:t>刚岗位详情页面上方新增佣金单位和说明图标，佣金单位由城市合伙人在CRM中设置人脉王岗位时填写，点击说明图标，跳转至『人脉王介绍』页面（该页面由M端实现）；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b/>
                <w:bCs/>
                <w:color w:val="FF0000"/>
                <w:sz w:val="18"/>
              </w:rPr>
              <w:t>注意</w:t>
            </w:r>
            <w:r>
              <w:rPr>
                <w:rFonts w:hint="eastAsia"/>
                <w:sz w:val="18"/>
              </w:rPr>
              <w:t>：在该版本改版后，</w:t>
            </w:r>
            <w:ins w:id="170" w:author="Administrator" w:date="2016-08-22T18:03:00Z">
              <w:r>
                <w:rPr>
                  <w:rFonts w:hint="eastAsia"/>
                  <w:sz w:val="18"/>
                </w:rPr>
                <w:t>实质上</w:t>
              </w:r>
            </w:ins>
            <w:r>
              <w:rPr>
                <w:rFonts w:hint="eastAsia"/>
                <w:sz w:val="18"/>
              </w:rPr>
              <w:t>人人都可以分享人脉兼职岗位，无需再通过认证和申请。</w:t>
            </w:r>
          </w:p>
        </w:tc>
      </w:tr>
    </w:tbl>
    <w:p>
      <w:pPr>
        <w:pStyle w:val="3"/>
        <w:numPr>
          <w:ilvl w:val="0"/>
          <w:numId w:val="48"/>
        </w:numPr>
        <w:ind w:left="420"/>
        <w:rPr>
          <w:sz w:val="24"/>
          <w:szCs w:val="24"/>
        </w:rPr>
      </w:pPr>
      <w:bookmarkStart w:id="52" w:name="_Toc1139"/>
      <w:r>
        <w:rPr>
          <w:rFonts w:hint="eastAsia"/>
          <w:sz w:val="24"/>
          <w:szCs w:val="24"/>
        </w:rPr>
        <w:t>我是人脉王（高）</w:t>
      </w:r>
      <w:bookmarkEnd w:id="52"/>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调整「我是人脉王」功能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APP+M端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50"/>
              </w:numPr>
              <w:rPr>
                <w:sz w:val="18"/>
              </w:rPr>
            </w:pPr>
            <w:r>
              <w:rPr>
                <w:rFonts w:hint="eastAsia"/>
                <w:sz w:val="18"/>
              </w:rPr>
              <w:t>去掉人脉王申请页面；</w:t>
            </w:r>
          </w:p>
          <w:p>
            <w:pPr>
              <w:numPr>
                <w:ilvl w:val="0"/>
                <w:numId w:val="50"/>
              </w:numPr>
              <w:rPr>
                <w:sz w:val="18"/>
              </w:rPr>
            </w:pPr>
            <w:r>
              <w:rPr>
                <w:rFonts w:hint="eastAsia"/>
                <w:sz w:val="18"/>
              </w:rPr>
              <w:t>当兼客没有任何推广人脉兼职记录时（</w:t>
            </w:r>
            <w:r>
              <w:rPr>
                <w:rFonts w:hint="eastAsia"/>
                <w:sz w:val="18"/>
                <w:highlight w:val="yellow"/>
              </w:rPr>
              <w:t>推广记录由人脉王点击社交平台的分享图标后记录，短信分享也算</w:t>
            </w:r>
            <w:r>
              <w:rPr>
                <w:rFonts w:hint="eastAsia"/>
                <w:sz w:val="18"/>
              </w:rPr>
              <w:t>），页面显示引导语+「去推广」按钮，引导语为“您还没有任何推广记录，快去推广岗位吧！”；</w:t>
            </w:r>
          </w:p>
          <w:p>
            <w:pPr>
              <w:numPr>
                <w:ilvl w:val="0"/>
                <w:numId w:val="50"/>
              </w:numPr>
              <w:rPr>
                <w:sz w:val="18"/>
              </w:rPr>
            </w:pPr>
            <w:r>
              <w:rPr>
                <w:rFonts w:hint="eastAsia"/>
                <w:sz w:val="18"/>
              </w:rPr>
              <w:t>点击「去推广」跳转至『人脉兼职』</w:t>
            </w:r>
            <w:r>
              <w:rPr>
                <w:rFonts w:hint="eastAsia"/>
                <w:sz w:val="18"/>
                <w:highlight w:val="yellow"/>
              </w:rPr>
              <w:t>专题页面</w:t>
            </w:r>
            <w:r>
              <w:rPr>
                <w:rFonts w:hint="eastAsia"/>
                <w:sz w:val="18"/>
              </w:rPr>
              <w:t>；</w:t>
            </w:r>
          </w:p>
          <w:p>
            <w:pPr>
              <w:numPr>
                <w:ilvl w:val="0"/>
                <w:numId w:val="50"/>
              </w:numPr>
              <w:rPr>
                <w:sz w:val="18"/>
              </w:rPr>
            </w:pPr>
            <w:r>
              <w:rPr>
                <w:rFonts w:hint="eastAsia"/>
                <w:sz w:val="18"/>
              </w:rPr>
              <w:t>点击『我是人脉王』页面右上角更多按钮，弹出「人脉王介绍」和「取消/接收推送」按钮；</w:t>
            </w:r>
          </w:p>
          <w:p>
            <w:pPr>
              <w:numPr>
                <w:ilvl w:val="0"/>
                <w:numId w:val="50"/>
              </w:numPr>
              <w:rPr>
                <w:sz w:val="18"/>
              </w:rPr>
            </w:pPr>
            <w:r>
              <w:rPr>
                <w:rFonts w:hint="eastAsia"/>
                <w:sz w:val="18"/>
              </w:rPr>
              <w:t>点击「人脉王介绍」，跳转至人脉王介绍页面（M端），点击「取消/接收推送」，按钮进行切换，系统根据是否接收推送判断是否给该用户推送人脉兼职岗位；</w:t>
            </w:r>
          </w:p>
          <w:p>
            <w:pPr>
              <w:numPr>
                <w:ilvl w:val="0"/>
                <w:numId w:val="50"/>
              </w:numPr>
              <w:rPr>
                <w:ins w:id="171" w:author="Administrator" w:date="2016-08-22T17:56:00Z"/>
                <w:color w:val="FFFFFF"/>
                <w:szCs w:val="21"/>
              </w:rPr>
            </w:pPr>
            <w:r>
              <w:rPr>
                <w:rFonts w:hint="eastAsia"/>
                <w:sz w:val="18"/>
                <w:highlight w:val="yellow"/>
              </w:rPr>
              <w:t>之前成功进行身份认证和提交申请的人脉王，以及新版本上线后用户分享过人脉兼职岗位的用户，系统默认开启接收推送；</w:t>
            </w:r>
          </w:p>
          <w:p>
            <w:pPr>
              <w:numPr>
                <w:ilvl w:val="0"/>
                <w:numId w:val="50"/>
              </w:numPr>
              <w:rPr>
                <w:sz w:val="18"/>
                <w:highlight w:val="yellow"/>
              </w:rPr>
            </w:pPr>
            <w:ins w:id="172" w:author="Administrator" w:date="2016-08-22T17:57:00Z">
              <w:r>
                <w:rPr>
                  <w:rFonts w:hint="eastAsia"/>
                  <w:sz w:val="18"/>
                  <w:highlight w:val="yellow"/>
                </w:rPr>
                <w:t>系统以「兼客团队」发送推送消息：【${岗位标题}】邀请您帮忙招人啦！每招1人佣金${金额}元~「去推广」”，点击「去推广」跳转至岗位详情页。</w:t>
              </w:r>
            </w:ins>
          </w:p>
          <w:p>
            <w:pPr>
              <w:numPr>
                <w:ilvl w:val="0"/>
                <w:numId w:val="50"/>
              </w:numPr>
              <w:rPr>
                <w:sz w:val="18"/>
              </w:rPr>
            </w:pPr>
            <w:r>
              <w:rPr>
                <w:rFonts w:hint="eastAsia"/>
                <w:sz w:val="18"/>
              </w:rPr>
              <w:t>当用户有推广记录后，该页面展示：累计获得佣金、正在推广的岗位、历史记录；</w:t>
            </w:r>
          </w:p>
          <w:p>
            <w:pPr>
              <w:numPr>
                <w:ilvl w:val="0"/>
                <w:numId w:val="50"/>
              </w:numPr>
              <w:rPr>
                <w:sz w:val="18"/>
              </w:rPr>
            </w:pPr>
            <w:r>
              <w:rPr>
                <w:rFonts w:hint="eastAsia"/>
                <w:sz w:val="18"/>
              </w:rPr>
              <w:t>正在推广的岗位：已获得X元、佣金单位、推广进度、岗位名称、薪资单位；</w:t>
            </w:r>
          </w:p>
          <w:p>
            <w:pPr>
              <w:numPr>
                <w:ilvl w:val="0"/>
                <w:numId w:val="50"/>
              </w:numPr>
              <w:rPr>
                <w:sz w:val="18"/>
              </w:rPr>
            </w:pPr>
            <w:r>
              <w:rPr>
                <w:rFonts w:hint="eastAsia"/>
                <w:sz w:val="18"/>
              </w:rPr>
              <w:t>点击正在推广的岗位跳转至『兼客详情』页面（该新增岗位详情入口，功能与之前一样，展示推广明细）；</w:t>
            </w:r>
          </w:p>
          <w:p>
            <w:pPr>
              <w:numPr>
                <w:ilvl w:val="0"/>
                <w:numId w:val="50"/>
              </w:numPr>
              <w:rPr>
                <w:sz w:val="18"/>
              </w:rPr>
            </w:pPr>
            <w:r>
              <w:rPr>
                <w:rFonts w:hint="eastAsia"/>
                <w:sz w:val="18"/>
              </w:rPr>
              <w:t>已结束的岗位条目，点击跳转至『兼客详情』。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pPr>
        <w:pStyle w:val="3"/>
        <w:numPr>
          <w:ilvl w:val="0"/>
          <w:numId w:val="48"/>
        </w:numPr>
        <w:ind w:left="420"/>
        <w:rPr>
          <w:sz w:val="24"/>
          <w:szCs w:val="24"/>
        </w:rPr>
      </w:pPr>
      <w:bookmarkStart w:id="53" w:name="_Toc20115"/>
      <w:r>
        <w:rPr>
          <w:rFonts w:hint="eastAsia"/>
          <w:sz w:val="24"/>
          <w:szCs w:val="24"/>
        </w:rPr>
        <w:t>兼客详情（高）</w:t>
      </w:r>
      <w:bookmarkEnd w:id="53"/>
    </w:p>
    <w:tbl>
      <w:tblPr>
        <w:tblStyle w:val="27"/>
        <w:tblW w:w="84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调整「兼客详情」功能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涉及部分</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r>
              <w:rPr>
                <w:rFonts w:hint="eastAsia"/>
                <w:sz w:val="18"/>
              </w:rPr>
              <w:t>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trPr>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51"/>
              </w:numPr>
              <w:rPr>
                <w:sz w:val="18"/>
              </w:rPr>
            </w:pPr>
            <w:r>
              <w:rPr>
                <w:rFonts w:hint="eastAsia"/>
                <w:sz w:val="18"/>
              </w:rPr>
              <w:t>在兼客详情页面右上角新增岗位详情入口；</w:t>
            </w:r>
          </w:p>
          <w:p>
            <w:pPr>
              <w:numPr>
                <w:ilvl w:val="0"/>
                <w:numId w:val="51"/>
              </w:numPr>
              <w:rPr>
                <w:sz w:val="18"/>
              </w:rPr>
            </w:pPr>
            <w:r>
              <w:rPr>
                <w:rFonts w:hint="eastAsia"/>
                <w:sz w:val="18"/>
              </w:rPr>
              <w:t>移除之前版本中「松散岗位」类型的兼客详情页面，今后的兼客详情页面仅有一种样式。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32"/>
              <w:ind w:firstLine="0" w:firstLineChars="0"/>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4"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sz w:val="18"/>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方正仿宋简体">
    <w:panose1 w:val="03000509000000000000"/>
    <w:charset w:val="86"/>
    <w:family w:val="auto"/>
    <w:pitch w:val="default"/>
    <w:sig w:usb0="00000001" w:usb1="080E0000" w:usb2="00000000" w:usb3="00000000" w:csb0="00040000"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8"/>
      <w:lvlText w:val=""/>
      <w:lvlJc w:val="left"/>
      <w:pPr>
        <w:tabs>
          <w:tab w:val="left" w:pos="360"/>
        </w:tabs>
        <w:ind w:left="360" w:hanging="360" w:hangingChars="200"/>
      </w:pPr>
      <w:rPr>
        <w:rFonts w:hint="default" w:ascii="Wingdings" w:hAnsi="Wingdings"/>
      </w:rPr>
    </w:lvl>
  </w:abstractNum>
  <w:abstractNum w:abstractNumId="1">
    <w:nsid w:val="1AB4146F"/>
    <w:multiLevelType w:val="multilevel"/>
    <w:tmpl w:val="1AB414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007FCF"/>
    <w:multiLevelType w:val="multilevel"/>
    <w:tmpl w:val="2A007FC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B75AA8"/>
    <w:multiLevelType w:val="multilevel"/>
    <w:tmpl w:val="32B75AA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1742580"/>
    <w:multiLevelType w:val="multilevel"/>
    <w:tmpl w:val="5174258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7AAE458"/>
    <w:multiLevelType w:val="singleLevel"/>
    <w:tmpl w:val="57AAE458"/>
    <w:lvl w:ilvl="0" w:tentative="0">
      <w:start w:val="1"/>
      <w:numFmt w:val="decimal"/>
      <w:suff w:val="nothing"/>
      <w:lvlText w:val="%1．"/>
      <w:lvlJc w:val="left"/>
      <w:pPr>
        <w:ind w:left="0" w:firstLine="400"/>
      </w:pPr>
      <w:rPr>
        <w:rFonts w:hint="default"/>
      </w:rPr>
    </w:lvl>
  </w:abstractNum>
  <w:abstractNum w:abstractNumId="6">
    <w:nsid w:val="57AAFCCF"/>
    <w:multiLevelType w:val="singleLevel"/>
    <w:tmpl w:val="57AAFCCF"/>
    <w:lvl w:ilvl="0" w:tentative="0">
      <w:start w:val="1"/>
      <w:numFmt w:val="decimal"/>
      <w:suff w:val="nothing"/>
      <w:lvlText w:val="%1、"/>
      <w:lvlJc w:val="left"/>
    </w:lvl>
  </w:abstractNum>
  <w:abstractNum w:abstractNumId="7">
    <w:nsid w:val="57AD33CD"/>
    <w:multiLevelType w:val="multilevel"/>
    <w:tmpl w:val="57AD33CD"/>
    <w:lvl w:ilvl="0" w:tentative="0">
      <w:start w:val="1"/>
      <w:numFmt w:val="decimal"/>
      <w:suff w:val="nothing"/>
      <w:lvlText w:val="%1．"/>
      <w:lvlJc w:val="left"/>
      <w:pPr>
        <w:ind w:left="0" w:firstLine="400"/>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7AD3739"/>
    <w:multiLevelType w:val="singleLevel"/>
    <w:tmpl w:val="57AD3739"/>
    <w:lvl w:ilvl="0" w:tentative="0">
      <w:start w:val="1"/>
      <w:numFmt w:val="decimal"/>
      <w:suff w:val="nothing"/>
      <w:lvlText w:val="%1、"/>
      <w:lvlJc w:val="left"/>
    </w:lvl>
  </w:abstractNum>
  <w:abstractNum w:abstractNumId="9">
    <w:nsid w:val="57AD3A31"/>
    <w:multiLevelType w:val="singleLevel"/>
    <w:tmpl w:val="57AD3A31"/>
    <w:lvl w:ilvl="0" w:tentative="0">
      <w:start w:val="1"/>
      <w:numFmt w:val="decimal"/>
      <w:lvlText w:val="%1."/>
      <w:lvlJc w:val="left"/>
      <w:pPr>
        <w:tabs>
          <w:tab w:val="left" w:pos="425"/>
        </w:tabs>
        <w:ind w:left="425" w:hanging="425"/>
      </w:pPr>
      <w:rPr>
        <w:rFonts w:hint="default"/>
      </w:rPr>
    </w:lvl>
  </w:abstractNum>
  <w:abstractNum w:abstractNumId="10">
    <w:nsid w:val="57AD44E3"/>
    <w:multiLevelType w:val="singleLevel"/>
    <w:tmpl w:val="57AD44E3"/>
    <w:lvl w:ilvl="0" w:tentative="0">
      <w:start w:val="1"/>
      <w:numFmt w:val="decimal"/>
      <w:suff w:val="nothing"/>
      <w:lvlText w:val="%1、"/>
      <w:lvlJc w:val="left"/>
    </w:lvl>
  </w:abstractNum>
  <w:abstractNum w:abstractNumId="11">
    <w:nsid w:val="57AD72B8"/>
    <w:multiLevelType w:val="singleLevel"/>
    <w:tmpl w:val="57AD72B8"/>
    <w:lvl w:ilvl="0" w:tentative="0">
      <w:start w:val="1"/>
      <w:numFmt w:val="decimal"/>
      <w:suff w:val="nothing"/>
      <w:lvlText w:val="%1．"/>
      <w:lvlJc w:val="left"/>
      <w:pPr>
        <w:ind w:left="0" w:firstLine="400"/>
      </w:pPr>
      <w:rPr>
        <w:rFonts w:hint="default"/>
      </w:rPr>
    </w:lvl>
  </w:abstractNum>
  <w:abstractNum w:abstractNumId="12">
    <w:nsid w:val="57AD769F"/>
    <w:multiLevelType w:val="singleLevel"/>
    <w:tmpl w:val="57AD769F"/>
    <w:lvl w:ilvl="0" w:tentative="0">
      <w:start w:val="1"/>
      <w:numFmt w:val="decimal"/>
      <w:lvlText w:val="%1."/>
      <w:lvlJc w:val="left"/>
      <w:pPr>
        <w:tabs>
          <w:tab w:val="left" w:pos="425"/>
        </w:tabs>
        <w:ind w:left="425" w:hanging="425"/>
      </w:pPr>
      <w:rPr>
        <w:rFonts w:hint="default"/>
      </w:rPr>
    </w:lvl>
  </w:abstractNum>
  <w:abstractNum w:abstractNumId="13">
    <w:nsid w:val="57AD7700"/>
    <w:multiLevelType w:val="singleLevel"/>
    <w:tmpl w:val="57AD7700"/>
    <w:lvl w:ilvl="0" w:tentative="0">
      <w:start w:val="1"/>
      <w:numFmt w:val="decimal"/>
      <w:lvlText w:val="%1."/>
      <w:lvlJc w:val="left"/>
      <w:pPr>
        <w:tabs>
          <w:tab w:val="left" w:pos="425"/>
        </w:tabs>
        <w:ind w:left="425" w:hanging="425"/>
      </w:pPr>
      <w:rPr>
        <w:rFonts w:hint="default"/>
      </w:rPr>
    </w:lvl>
  </w:abstractNum>
  <w:abstractNum w:abstractNumId="14">
    <w:nsid w:val="57AD7DE9"/>
    <w:multiLevelType w:val="singleLevel"/>
    <w:tmpl w:val="57AD7DE9"/>
    <w:lvl w:ilvl="0" w:tentative="0">
      <w:start w:val="1"/>
      <w:numFmt w:val="decimal"/>
      <w:lvlText w:val="%1."/>
      <w:lvlJc w:val="left"/>
      <w:pPr>
        <w:tabs>
          <w:tab w:val="left" w:pos="425"/>
        </w:tabs>
        <w:ind w:left="425" w:hanging="425"/>
      </w:pPr>
      <w:rPr>
        <w:rFonts w:hint="default"/>
      </w:rPr>
    </w:lvl>
  </w:abstractNum>
  <w:abstractNum w:abstractNumId="15">
    <w:nsid w:val="57B11D89"/>
    <w:multiLevelType w:val="singleLevel"/>
    <w:tmpl w:val="57B11D89"/>
    <w:lvl w:ilvl="0" w:tentative="0">
      <w:start w:val="1"/>
      <w:numFmt w:val="decimal"/>
      <w:suff w:val="nothing"/>
      <w:lvlText w:val="%1、"/>
      <w:lvlJc w:val="left"/>
    </w:lvl>
  </w:abstractNum>
  <w:abstractNum w:abstractNumId="16">
    <w:nsid w:val="57B17406"/>
    <w:multiLevelType w:val="multilevel"/>
    <w:tmpl w:val="57B17406"/>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7">
    <w:nsid w:val="57B1781B"/>
    <w:multiLevelType w:val="singleLevel"/>
    <w:tmpl w:val="57B1781B"/>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B17ED3"/>
    <w:multiLevelType w:val="multilevel"/>
    <w:tmpl w:val="57B17ED3"/>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9">
    <w:nsid w:val="57B17FCB"/>
    <w:multiLevelType w:val="singleLevel"/>
    <w:tmpl w:val="57B17FCB"/>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B187B9"/>
    <w:multiLevelType w:val="multilevel"/>
    <w:tmpl w:val="57B187B9"/>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1">
    <w:nsid w:val="57B18CFB"/>
    <w:multiLevelType w:val="multilevel"/>
    <w:tmpl w:val="57B18CFB"/>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2">
    <w:nsid w:val="57B18D48"/>
    <w:multiLevelType w:val="singleLevel"/>
    <w:tmpl w:val="57B18D48"/>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B1976B"/>
    <w:multiLevelType w:val="singleLevel"/>
    <w:tmpl w:val="57B1976B"/>
    <w:lvl w:ilvl="0" w:tentative="0">
      <w:start w:val="1"/>
      <w:numFmt w:val="bullet"/>
      <w:lvlText w:val=""/>
      <w:lvlJc w:val="left"/>
      <w:pPr>
        <w:tabs>
          <w:tab w:val="left" w:pos="420"/>
        </w:tabs>
        <w:ind w:left="420" w:hanging="420"/>
      </w:pPr>
      <w:rPr>
        <w:rFonts w:hint="default" w:ascii="Wingdings" w:hAnsi="Wingdings"/>
      </w:rPr>
    </w:lvl>
  </w:abstractNum>
  <w:abstractNum w:abstractNumId="24">
    <w:nsid w:val="57B19A1E"/>
    <w:multiLevelType w:val="multilevel"/>
    <w:tmpl w:val="57B19A1E"/>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5">
    <w:nsid w:val="57B1A025"/>
    <w:multiLevelType w:val="multilevel"/>
    <w:tmpl w:val="57B1A025"/>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6">
    <w:nsid w:val="57B2DBEE"/>
    <w:multiLevelType w:val="multilevel"/>
    <w:tmpl w:val="57B2DBEE"/>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7">
    <w:nsid w:val="57B2DC40"/>
    <w:multiLevelType w:val="singleLevel"/>
    <w:tmpl w:val="57B2DC40"/>
    <w:lvl w:ilvl="0" w:tentative="0">
      <w:start w:val="1"/>
      <w:numFmt w:val="bullet"/>
      <w:lvlText w:val=""/>
      <w:lvlJc w:val="left"/>
      <w:pPr>
        <w:tabs>
          <w:tab w:val="left" w:pos="420"/>
        </w:tabs>
        <w:ind w:left="420" w:hanging="420"/>
      </w:pPr>
      <w:rPr>
        <w:rFonts w:hint="default" w:ascii="Wingdings" w:hAnsi="Wingdings"/>
      </w:rPr>
    </w:lvl>
  </w:abstractNum>
  <w:abstractNum w:abstractNumId="28">
    <w:nsid w:val="57B2DE23"/>
    <w:multiLevelType w:val="singleLevel"/>
    <w:tmpl w:val="57B2DE23"/>
    <w:lvl w:ilvl="0" w:tentative="0">
      <w:start w:val="1"/>
      <w:numFmt w:val="bullet"/>
      <w:lvlText w:val=""/>
      <w:lvlJc w:val="left"/>
      <w:pPr>
        <w:tabs>
          <w:tab w:val="left" w:pos="420"/>
        </w:tabs>
        <w:ind w:left="420" w:hanging="420"/>
      </w:pPr>
      <w:rPr>
        <w:rFonts w:hint="default" w:ascii="Wingdings" w:hAnsi="Wingdings"/>
      </w:rPr>
    </w:lvl>
  </w:abstractNum>
  <w:abstractNum w:abstractNumId="29">
    <w:nsid w:val="57B3DBBE"/>
    <w:multiLevelType w:val="multilevel"/>
    <w:tmpl w:val="57B3DBBE"/>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0">
    <w:nsid w:val="57B3DC0D"/>
    <w:multiLevelType w:val="singleLevel"/>
    <w:tmpl w:val="57B3DC0D"/>
    <w:lvl w:ilvl="0" w:tentative="0">
      <w:start w:val="1"/>
      <w:numFmt w:val="bullet"/>
      <w:lvlText w:val=""/>
      <w:lvlJc w:val="left"/>
      <w:pPr>
        <w:tabs>
          <w:tab w:val="left" w:pos="420"/>
        </w:tabs>
        <w:ind w:left="420" w:hanging="420"/>
      </w:pPr>
      <w:rPr>
        <w:rFonts w:hint="default" w:ascii="Wingdings" w:hAnsi="Wingdings"/>
      </w:rPr>
    </w:lvl>
  </w:abstractNum>
  <w:abstractNum w:abstractNumId="31">
    <w:nsid w:val="57B42C58"/>
    <w:multiLevelType w:val="multilevel"/>
    <w:tmpl w:val="57B42C58"/>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2">
    <w:nsid w:val="57B55E28"/>
    <w:multiLevelType w:val="singleLevel"/>
    <w:tmpl w:val="57B55E28"/>
    <w:lvl w:ilvl="0" w:tentative="0">
      <w:start w:val="1"/>
      <w:numFmt w:val="bullet"/>
      <w:lvlText w:val=""/>
      <w:lvlJc w:val="left"/>
      <w:pPr>
        <w:tabs>
          <w:tab w:val="left" w:pos="420"/>
        </w:tabs>
        <w:ind w:left="420" w:hanging="420"/>
      </w:pPr>
      <w:rPr>
        <w:rFonts w:hint="default" w:ascii="Wingdings" w:hAnsi="Wingdings"/>
      </w:rPr>
    </w:lvl>
  </w:abstractNum>
  <w:abstractNum w:abstractNumId="33">
    <w:nsid w:val="57B55E9F"/>
    <w:multiLevelType w:val="singleLevel"/>
    <w:tmpl w:val="57B55E9F"/>
    <w:lvl w:ilvl="0" w:tentative="0">
      <w:start w:val="1"/>
      <w:numFmt w:val="bullet"/>
      <w:lvlText w:val=""/>
      <w:lvlJc w:val="left"/>
      <w:pPr>
        <w:tabs>
          <w:tab w:val="left" w:pos="420"/>
        </w:tabs>
        <w:ind w:left="420" w:hanging="420"/>
      </w:pPr>
      <w:rPr>
        <w:rFonts w:hint="default" w:ascii="Wingdings" w:hAnsi="Wingdings"/>
      </w:rPr>
    </w:lvl>
  </w:abstractNum>
  <w:abstractNum w:abstractNumId="34">
    <w:nsid w:val="57B57684"/>
    <w:multiLevelType w:val="multilevel"/>
    <w:tmpl w:val="57B57684"/>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5">
    <w:nsid w:val="57B57EAA"/>
    <w:multiLevelType w:val="multilevel"/>
    <w:tmpl w:val="57B57EAA"/>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6">
    <w:nsid w:val="57B593CA"/>
    <w:multiLevelType w:val="multilevel"/>
    <w:tmpl w:val="57B593CA"/>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7">
    <w:nsid w:val="57B593E2"/>
    <w:multiLevelType w:val="multilevel"/>
    <w:tmpl w:val="57B593E2"/>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8">
    <w:nsid w:val="57B593F7"/>
    <w:multiLevelType w:val="multilevel"/>
    <w:tmpl w:val="57B593F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9">
    <w:nsid w:val="57B594D7"/>
    <w:multiLevelType w:val="multilevel"/>
    <w:tmpl w:val="57B594D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0">
    <w:nsid w:val="57B59592"/>
    <w:multiLevelType w:val="multilevel"/>
    <w:tmpl w:val="57B59592"/>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1">
    <w:nsid w:val="57B5969A"/>
    <w:multiLevelType w:val="multilevel"/>
    <w:tmpl w:val="57B5969A"/>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2">
    <w:nsid w:val="57B66426"/>
    <w:multiLevelType w:val="singleLevel"/>
    <w:tmpl w:val="57B66426"/>
    <w:lvl w:ilvl="0" w:tentative="0">
      <w:start w:val="1"/>
      <w:numFmt w:val="decimal"/>
      <w:lvlText w:val="%1."/>
      <w:lvlJc w:val="left"/>
      <w:pPr>
        <w:tabs>
          <w:tab w:val="left" w:pos="425"/>
        </w:tabs>
        <w:ind w:left="425" w:hanging="425"/>
      </w:pPr>
      <w:rPr>
        <w:rFonts w:hint="default"/>
      </w:rPr>
    </w:lvl>
  </w:abstractNum>
  <w:abstractNum w:abstractNumId="43">
    <w:nsid w:val="57BAB5E1"/>
    <w:multiLevelType w:val="multilevel"/>
    <w:tmpl w:val="57BAB5E1"/>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44">
    <w:nsid w:val="57C148B0"/>
    <w:multiLevelType w:val="singleLevel"/>
    <w:tmpl w:val="57C148B0"/>
    <w:lvl w:ilvl="0" w:tentative="0">
      <w:start w:val="1"/>
      <w:numFmt w:val="decimal"/>
      <w:suff w:val="nothing"/>
      <w:lvlText w:val="%1、"/>
      <w:lvlJc w:val="left"/>
    </w:lvl>
  </w:abstractNum>
  <w:abstractNum w:abstractNumId="45">
    <w:nsid w:val="57C14A68"/>
    <w:multiLevelType w:val="singleLevel"/>
    <w:tmpl w:val="57C14A68"/>
    <w:lvl w:ilvl="0" w:tentative="0">
      <w:start w:val="1"/>
      <w:numFmt w:val="bullet"/>
      <w:lvlText w:val=""/>
      <w:lvlJc w:val="left"/>
      <w:pPr>
        <w:ind w:left="420" w:leftChars="0" w:hanging="420" w:firstLineChars="0"/>
      </w:pPr>
      <w:rPr>
        <w:rFonts w:hint="default" w:ascii="Wingdings" w:hAnsi="Wingdings"/>
      </w:rPr>
    </w:lvl>
  </w:abstractNum>
  <w:abstractNum w:abstractNumId="46">
    <w:nsid w:val="57C14CE0"/>
    <w:multiLevelType w:val="multilevel"/>
    <w:tmpl w:val="57C14CE0"/>
    <w:lvl w:ilvl="0" w:tentative="0">
      <w:start w:val="1"/>
      <w:numFmt w:val="decimal"/>
      <w:lvlText w:val="%1."/>
      <w:lvlJc w:val="left"/>
      <w:pPr>
        <w:ind w:left="425" w:leftChars="0" w:hanging="425" w:firstLineChars="0"/>
      </w:pPr>
      <w:rPr>
        <w:rFonts w:hint="default"/>
      </w:rPr>
    </w:lvl>
    <w:lvl w:ilvl="1" w:tentative="0">
      <w:start w:val="1"/>
      <w:numFmt w:val="decimal"/>
      <w:lvlText w:val="%1.%2."/>
      <w:lvlJc w:val="left"/>
      <w:pPr>
        <w:ind w:left="850" w:leftChars="0" w:hanging="453" w:firstLineChars="0"/>
      </w:pPr>
      <w:rPr>
        <w:rFonts w:hint="default"/>
      </w:rPr>
    </w:lvl>
    <w:lvl w:ilvl="2" w:tentative="0">
      <w:start w:val="1"/>
      <w:numFmt w:val="decimal"/>
      <w:lvlText w:val="%1.%2.%3."/>
      <w:lvlJc w:val="left"/>
      <w:pPr>
        <w:ind w:left="1508" w:leftChars="0" w:hanging="708" w:firstLineChars="0"/>
      </w:pPr>
      <w:rPr>
        <w:rFonts w:hint="default"/>
      </w:rPr>
    </w:lvl>
    <w:lvl w:ilvl="3" w:tentative="0">
      <w:start w:val="1"/>
      <w:numFmt w:val="decimal"/>
      <w:lvlText w:val="%1.%2.%3.%4."/>
      <w:lvlJc w:val="left"/>
      <w:pPr>
        <w:ind w:left="2053" w:leftChars="0" w:hanging="853" w:firstLineChars="0"/>
      </w:pPr>
      <w:rPr>
        <w:rFonts w:hint="default"/>
      </w:rPr>
    </w:lvl>
    <w:lvl w:ilvl="4" w:tentative="0">
      <w:start w:val="1"/>
      <w:numFmt w:val="decimal"/>
      <w:lvlText w:val="%1.%2.%3.%4.%5."/>
      <w:lvlJc w:val="left"/>
      <w:pPr>
        <w:ind w:left="2495" w:leftChars="0" w:hanging="895" w:firstLineChars="0"/>
      </w:pPr>
      <w:rPr>
        <w:rFonts w:hint="default"/>
      </w:rPr>
    </w:lvl>
    <w:lvl w:ilvl="5" w:tentative="0">
      <w:start w:val="1"/>
      <w:numFmt w:val="decimal"/>
      <w:lvlText w:val="%1.%2.%3.%4.%5.%6."/>
      <w:lvlJc w:val="left"/>
      <w:pPr>
        <w:ind w:left="3136" w:leftChars="0" w:hanging="1136" w:firstLineChars="0"/>
      </w:pPr>
      <w:rPr>
        <w:rFonts w:hint="default"/>
      </w:rPr>
    </w:lvl>
    <w:lvl w:ilvl="6" w:tentative="0">
      <w:start w:val="1"/>
      <w:numFmt w:val="decimal"/>
      <w:lvlText w:val="%1.%2.%3.%4.%5.%6.%7."/>
      <w:lvlJc w:val="left"/>
      <w:pPr>
        <w:ind w:left="3673" w:leftChars="0" w:hanging="1273" w:firstLineChars="0"/>
      </w:pPr>
      <w:rPr>
        <w:rFonts w:hint="default"/>
      </w:rPr>
    </w:lvl>
    <w:lvl w:ilvl="7" w:tentative="0">
      <w:start w:val="1"/>
      <w:numFmt w:val="decimal"/>
      <w:lvlText w:val="%1.%2.%3.%4.%5.%6.%7.%8."/>
      <w:lvlJc w:val="left"/>
      <w:pPr>
        <w:ind w:left="4218" w:leftChars="0" w:hanging="1418" w:firstLineChars="0"/>
      </w:pPr>
      <w:rPr>
        <w:rFonts w:hint="default"/>
      </w:rPr>
    </w:lvl>
    <w:lvl w:ilvl="8" w:tentative="0">
      <w:start w:val="1"/>
      <w:numFmt w:val="decimal"/>
      <w:lvlText w:val="%1.%2.%3.%4.%5.%6.%7.%8.%9."/>
      <w:lvlJc w:val="left"/>
      <w:pPr>
        <w:ind w:left="4648" w:leftChars="0" w:hanging="1448" w:firstLineChars="0"/>
      </w:pPr>
      <w:rPr>
        <w:rFonts w:hint="default"/>
      </w:rPr>
    </w:lvl>
  </w:abstractNum>
  <w:abstractNum w:abstractNumId="47">
    <w:nsid w:val="57C14CFE"/>
    <w:multiLevelType w:val="singleLevel"/>
    <w:tmpl w:val="57C14CFE"/>
    <w:lvl w:ilvl="0" w:tentative="0">
      <w:start w:val="1"/>
      <w:numFmt w:val="bullet"/>
      <w:lvlText w:val=""/>
      <w:lvlJc w:val="left"/>
      <w:pPr>
        <w:ind w:left="420" w:leftChars="0" w:hanging="420" w:firstLineChars="0"/>
      </w:pPr>
      <w:rPr>
        <w:rFonts w:hint="default" w:ascii="Wingdings" w:hAnsi="Wingdings"/>
      </w:rPr>
    </w:lvl>
  </w:abstractNum>
  <w:abstractNum w:abstractNumId="48">
    <w:nsid w:val="6DC442D7"/>
    <w:multiLevelType w:val="multilevel"/>
    <w:tmpl w:val="6DC442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6FAF6CCC"/>
    <w:multiLevelType w:val="multilevel"/>
    <w:tmpl w:val="6FAF6C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7190750B"/>
    <w:multiLevelType w:val="multilevel"/>
    <w:tmpl w:val="719075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3"/>
  </w:num>
  <w:num w:numId="4">
    <w:abstractNumId w:val="1"/>
  </w:num>
  <w:num w:numId="5">
    <w:abstractNumId w:val="48"/>
  </w:num>
  <w:num w:numId="6">
    <w:abstractNumId w:val="4"/>
  </w:num>
  <w:num w:numId="7">
    <w:abstractNumId w:val="2"/>
  </w:num>
  <w:num w:numId="8">
    <w:abstractNumId w:val="15"/>
  </w:num>
  <w:num w:numId="9">
    <w:abstractNumId w:val="31"/>
  </w:num>
  <w:num w:numId="10">
    <w:abstractNumId w:val="43"/>
  </w:num>
  <w:num w:numId="11">
    <w:abstractNumId w:val="50"/>
  </w:num>
  <w:num w:numId="12">
    <w:abstractNumId w:val="49"/>
  </w:num>
  <w:num w:numId="13">
    <w:abstractNumId w:val="35"/>
  </w:num>
  <w:num w:numId="14">
    <w:abstractNumId w:val="25"/>
  </w:num>
  <w:num w:numId="15">
    <w:abstractNumId w:val="34"/>
  </w:num>
  <w:num w:numId="16">
    <w:abstractNumId w:val="36"/>
  </w:num>
  <w:num w:numId="17">
    <w:abstractNumId w:val="37"/>
  </w:num>
  <w:num w:numId="18">
    <w:abstractNumId w:val="38"/>
  </w:num>
  <w:num w:numId="19">
    <w:abstractNumId w:val="39"/>
  </w:num>
  <w:num w:numId="20">
    <w:abstractNumId w:val="40"/>
  </w:num>
  <w:num w:numId="21">
    <w:abstractNumId w:val="16"/>
  </w:num>
  <w:num w:numId="22">
    <w:abstractNumId w:val="17"/>
  </w:num>
  <w:num w:numId="23">
    <w:abstractNumId w:val="18"/>
  </w:num>
  <w:num w:numId="24">
    <w:abstractNumId w:val="19"/>
  </w:num>
  <w:num w:numId="25">
    <w:abstractNumId w:val="44"/>
  </w:num>
  <w:num w:numId="26">
    <w:abstractNumId w:val="45"/>
  </w:num>
  <w:num w:numId="27">
    <w:abstractNumId w:val="29"/>
  </w:num>
  <w:num w:numId="28">
    <w:abstractNumId w:val="30"/>
  </w:num>
  <w:num w:numId="29">
    <w:abstractNumId w:val="46"/>
  </w:num>
  <w:num w:numId="30">
    <w:abstractNumId w:val="47"/>
  </w:num>
  <w:num w:numId="31">
    <w:abstractNumId w:val="20"/>
  </w:num>
  <w:num w:numId="32">
    <w:abstractNumId w:val="33"/>
  </w:num>
  <w:num w:numId="33">
    <w:abstractNumId w:val="32"/>
  </w:num>
  <w:num w:numId="34">
    <w:abstractNumId w:val="41"/>
  </w:num>
  <w:num w:numId="35">
    <w:abstractNumId w:val="21"/>
  </w:num>
  <w:num w:numId="36">
    <w:abstractNumId w:val="22"/>
  </w:num>
  <w:num w:numId="37">
    <w:abstractNumId w:val="24"/>
  </w:num>
  <w:num w:numId="38">
    <w:abstractNumId w:val="23"/>
  </w:num>
  <w:num w:numId="39">
    <w:abstractNumId w:val="26"/>
  </w:num>
  <w:num w:numId="40">
    <w:abstractNumId w:val="27"/>
  </w:num>
  <w:num w:numId="41">
    <w:abstractNumId w:val="28"/>
  </w:num>
  <w:num w:numId="42">
    <w:abstractNumId w:val="6"/>
  </w:num>
  <w:num w:numId="43">
    <w:abstractNumId w:val="7"/>
  </w:num>
  <w:num w:numId="44">
    <w:abstractNumId w:val="8"/>
  </w:num>
  <w:num w:numId="45">
    <w:abstractNumId w:val="9"/>
  </w:num>
  <w:num w:numId="46">
    <w:abstractNumId w:val="10"/>
  </w:num>
  <w:num w:numId="47">
    <w:abstractNumId w:val="42"/>
  </w:num>
  <w:num w:numId="48">
    <w:abstractNumId w:val="11"/>
  </w:num>
  <w:num w:numId="49">
    <w:abstractNumId w:val="12"/>
  </w:num>
  <w:num w:numId="50">
    <w:abstractNumId w:val="13"/>
  </w:num>
  <w:num w:numId="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A6D"/>
    <w:rsid w:val="000217A3"/>
    <w:rsid w:val="00037AE5"/>
    <w:rsid w:val="000743AE"/>
    <w:rsid w:val="000760D7"/>
    <w:rsid w:val="000E6DE7"/>
    <w:rsid w:val="00143AF3"/>
    <w:rsid w:val="001506E0"/>
    <w:rsid w:val="00175D6F"/>
    <w:rsid w:val="00186678"/>
    <w:rsid w:val="001D36AE"/>
    <w:rsid w:val="001F0658"/>
    <w:rsid w:val="0022269C"/>
    <w:rsid w:val="00222E28"/>
    <w:rsid w:val="00242F27"/>
    <w:rsid w:val="00254A5B"/>
    <w:rsid w:val="002850D6"/>
    <w:rsid w:val="002A282B"/>
    <w:rsid w:val="002B2C23"/>
    <w:rsid w:val="002C5A74"/>
    <w:rsid w:val="002E1D84"/>
    <w:rsid w:val="00302A6D"/>
    <w:rsid w:val="003324A5"/>
    <w:rsid w:val="003513BB"/>
    <w:rsid w:val="00384F59"/>
    <w:rsid w:val="00390495"/>
    <w:rsid w:val="003A1BAC"/>
    <w:rsid w:val="003A1C06"/>
    <w:rsid w:val="003C0021"/>
    <w:rsid w:val="003C0767"/>
    <w:rsid w:val="003C4198"/>
    <w:rsid w:val="00403EFE"/>
    <w:rsid w:val="004145D8"/>
    <w:rsid w:val="004A2ADC"/>
    <w:rsid w:val="004B1ABF"/>
    <w:rsid w:val="0052026D"/>
    <w:rsid w:val="00545445"/>
    <w:rsid w:val="00570494"/>
    <w:rsid w:val="005A630B"/>
    <w:rsid w:val="005B0C73"/>
    <w:rsid w:val="005C70A1"/>
    <w:rsid w:val="006B79CE"/>
    <w:rsid w:val="006F7DF0"/>
    <w:rsid w:val="00711987"/>
    <w:rsid w:val="00766F0A"/>
    <w:rsid w:val="00775485"/>
    <w:rsid w:val="007E2BEC"/>
    <w:rsid w:val="007F07A3"/>
    <w:rsid w:val="00800533"/>
    <w:rsid w:val="0081234B"/>
    <w:rsid w:val="00873416"/>
    <w:rsid w:val="00893BA8"/>
    <w:rsid w:val="008D4566"/>
    <w:rsid w:val="008F55C9"/>
    <w:rsid w:val="00915312"/>
    <w:rsid w:val="00950756"/>
    <w:rsid w:val="00954E47"/>
    <w:rsid w:val="00992236"/>
    <w:rsid w:val="009B6A8D"/>
    <w:rsid w:val="009F40AC"/>
    <w:rsid w:val="00A225AD"/>
    <w:rsid w:val="00A648C7"/>
    <w:rsid w:val="00AD1EE0"/>
    <w:rsid w:val="00AE3A15"/>
    <w:rsid w:val="00B0034D"/>
    <w:rsid w:val="00B15F36"/>
    <w:rsid w:val="00B4298C"/>
    <w:rsid w:val="00B60ACE"/>
    <w:rsid w:val="00B818B7"/>
    <w:rsid w:val="00BA396B"/>
    <w:rsid w:val="00BC2BDE"/>
    <w:rsid w:val="00BC426D"/>
    <w:rsid w:val="00BD7259"/>
    <w:rsid w:val="00BE5BF0"/>
    <w:rsid w:val="00BF076B"/>
    <w:rsid w:val="00C025A4"/>
    <w:rsid w:val="00C032C3"/>
    <w:rsid w:val="00C955A3"/>
    <w:rsid w:val="00CC64AA"/>
    <w:rsid w:val="00CF2EA6"/>
    <w:rsid w:val="00CF2F4A"/>
    <w:rsid w:val="00CF35BD"/>
    <w:rsid w:val="00D215CF"/>
    <w:rsid w:val="00D26597"/>
    <w:rsid w:val="00D644D0"/>
    <w:rsid w:val="00D840A9"/>
    <w:rsid w:val="00D91D3E"/>
    <w:rsid w:val="00E103B2"/>
    <w:rsid w:val="00E1049E"/>
    <w:rsid w:val="00F2777A"/>
    <w:rsid w:val="00F518EC"/>
    <w:rsid w:val="00F77185"/>
    <w:rsid w:val="00FA2B72"/>
    <w:rsid w:val="01652357"/>
    <w:rsid w:val="018A1885"/>
    <w:rsid w:val="0274756A"/>
    <w:rsid w:val="029F5CCE"/>
    <w:rsid w:val="02C46AE7"/>
    <w:rsid w:val="02CF27C7"/>
    <w:rsid w:val="036959E3"/>
    <w:rsid w:val="037B59FD"/>
    <w:rsid w:val="03D73A02"/>
    <w:rsid w:val="043D6B83"/>
    <w:rsid w:val="04830A53"/>
    <w:rsid w:val="06090BD9"/>
    <w:rsid w:val="066872C5"/>
    <w:rsid w:val="070137F3"/>
    <w:rsid w:val="08B544A9"/>
    <w:rsid w:val="08E96C3A"/>
    <w:rsid w:val="08F72E4F"/>
    <w:rsid w:val="0954461E"/>
    <w:rsid w:val="09EE4DF8"/>
    <w:rsid w:val="0A0A40BC"/>
    <w:rsid w:val="0A1A1E75"/>
    <w:rsid w:val="0A2818B5"/>
    <w:rsid w:val="0A432A1C"/>
    <w:rsid w:val="0C2927FB"/>
    <w:rsid w:val="0D4F480E"/>
    <w:rsid w:val="0DEC2B8B"/>
    <w:rsid w:val="0E02519A"/>
    <w:rsid w:val="0EB6374B"/>
    <w:rsid w:val="0EF84592"/>
    <w:rsid w:val="0EFA574F"/>
    <w:rsid w:val="1068250E"/>
    <w:rsid w:val="11844997"/>
    <w:rsid w:val="11E54AA1"/>
    <w:rsid w:val="123F2510"/>
    <w:rsid w:val="12D567CD"/>
    <w:rsid w:val="12E36C35"/>
    <w:rsid w:val="12E61626"/>
    <w:rsid w:val="132A09AD"/>
    <w:rsid w:val="143544E5"/>
    <w:rsid w:val="143E439A"/>
    <w:rsid w:val="14611E73"/>
    <w:rsid w:val="14731704"/>
    <w:rsid w:val="1582391E"/>
    <w:rsid w:val="16B252C8"/>
    <w:rsid w:val="173B38D1"/>
    <w:rsid w:val="17452D6B"/>
    <w:rsid w:val="17576BB6"/>
    <w:rsid w:val="18451188"/>
    <w:rsid w:val="187604AA"/>
    <w:rsid w:val="19143C55"/>
    <w:rsid w:val="1A082138"/>
    <w:rsid w:val="1A7B7E5C"/>
    <w:rsid w:val="1B4B0939"/>
    <w:rsid w:val="1C523A25"/>
    <w:rsid w:val="1C5C5247"/>
    <w:rsid w:val="1C9B380F"/>
    <w:rsid w:val="1D6E7DAD"/>
    <w:rsid w:val="1DB27C6D"/>
    <w:rsid w:val="1FEC520E"/>
    <w:rsid w:val="20CA611F"/>
    <w:rsid w:val="21592B38"/>
    <w:rsid w:val="21671783"/>
    <w:rsid w:val="22F83C97"/>
    <w:rsid w:val="231F3F1F"/>
    <w:rsid w:val="239A327B"/>
    <w:rsid w:val="23B64FEC"/>
    <w:rsid w:val="23D01AF5"/>
    <w:rsid w:val="269F2E4E"/>
    <w:rsid w:val="26A86B19"/>
    <w:rsid w:val="26D52D41"/>
    <w:rsid w:val="27671605"/>
    <w:rsid w:val="2783620E"/>
    <w:rsid w:val="28332242"/>
    <w:rsid w:val="283D3F85"/>
    <w:rsid w:val="284B5DC2"/>
    <w:rsid w:val="2861787F"/>
    <w:rsid w:val="29F05733"/>
    <w:rsid w:val="2B430D3B"/>
    <w:rsid w:val="2DE1018E"/>
    <w:rsid w:val="2EB26BAD"/>
    <w:rsid w:val="2ED95BF0"/>
    <w:rsid w:val="2F0C5178"/>
    <w:rsid w:val="2F1C4061"/>
    <w:rsid w:val="2F250BCA"/>
    <w:rsid w:val="2F266A7E"/>
    <w:rsid w:val="2FED6045"/>
    <w:rsid w:val="31502CCC"/>
    <w:rsid w:val="315677EB"/>
    <w:rsid w:val="31634DB1"/>
    <w:rsid w:val="32281B87"/>
    <w:rsid w:val="32415C92"/>
    <w:rsid w:val="33E4495A"/>
    <w:rsid w:val="3543147D"/>
    <w:rsid w:val="36230D8E"/>
    <w:rsid w:val="363A3DE4"/>
    <w:rsid w:val="38112F21"/>
    <w:rsid w:val="38D40D77"/>
    <w:rsid w:val="39041CF8"/>
    <w:rsid w:val="394B7E5B"/>
    <w:rsid w:val="39531ECA"/>
    <w:rsid w:val="3A737D21"/>
    <w:rsid w:val="3B401C69"/>
    <w:rsid w:val="3D3F5D15"/>
    <w:rsid w:val="3D7644B7"/>
    <w:rsid w:val="3E6626FD"/>
    <w:rsid w:val="3FE62F6B"/>
    <w:rsid w:val="414C7A47"/>
    <w:rsid w:val="414D5A57"/>
    <w:rsid w:val="419279CC"/>
    <w:rsid w:val="41B83396"/>
    <w:rsid w:val="4259000B"/>
    <w:rsid w:val="42AD3D14"/>
    <w:rsid w:val="42B703FC"/>
    <w:rsid w:val="42D16A85"/>
    <w:rsid w:val="430931D1"/>
    <w:rsid w:val="43D32544"/>
    <w:rsid w:val="4426538A"/>
    <w:rsid w:val="44570763"/>
    <w:rsid w:val="45282B0B"/>
    <w:rsid w:val="45653EBE"/>
    <w:rsid w:val="45872DE9"/>
    <w:rsid w:val="45DC23BB"/>
    <w:rsid w:val="46A0109F"/>
    <w:rsid w:val="47E8573D"/>
    <w:rsid w:val="482908F9"/>
    <w:rsid w:val="48464F14"/>
    <w:rsid w:val="496E095B"/>
    <w:rsid w:val="498B75AA"/>
    <w:rsid w:val="49F93054"/>
    <w:rsid w:val="4AEB095A"/>
    <w:rsid w:val="4AF234D6"/>
    <w:rsid w:val="4B7C67F1"/>
    <w:rsid w:val="4B866626"/>
    <w:rsid w:val="4B901665"/>
    <w:rsid w:val="4C3877C8"/>
    <w:rsid w:val="4C482A48"/>
    <w:rsid w:val="4C4F7213"/>
    <w:rsid w:val="4D294876"/>
    <w:rsid w:val="4D6F666C"/>
    <w:rsid w:val="4DCF5457"/>
    <w:rsid w:val="4DFA5E9B"/>
    <w:rsid w:val="4E825BD0"/>
    <w:rsid w:val="4E861E42"/>
    <w:rsid w:val="506954A8"/>
    <w:rsid w:val="507C2153"/>
    <w:rsid w:val="50BE23C4"/>
    <w:rsid w:val="512E6A96"/>
    <w:rsid w:val="51305CDD"/>
    <w:rsid w:val="515635DA"/>
    <w:rsid w:val="515A5493"/>
    <w:rsid w:val="526F53DB"/>
    <w:rsid w:val="533C704B"/>
    <w:rsid w:val="53EB1D31"/>
    <w:rsid w:val="540D2BDC"/>
    <w:rsid w:val="54A14004"/>
    <w:rsid w:val="552B7B71"/>
    <w:rsid w:val="55E22D6C"/>
    <w:rsid w:val="55EC1540"/>
    <w:rsid w:val="55F55795"/>
    <w:rsid w:val="55FB32D2"/>
    <w:rsid w:val="564A3B9E"/>
    <w:rsid w:val="565238CA"/>
    <w:rsid w:val="56AE3B6B"/>
    <w:rsid w:val="57196865"/>
    <w:rsid w:val="57FA4F62"/>
    <w:rsid w:val="58981D86"/>
    <w:rsid w:val="59464E08"/>
    <w:rsid w:val="5A44456A"/>
    <w:rsid w:val="5A83026C"/>
    <w:rsid w:val="5A8C1D7D"/>
    <w:rsid w:val="5AC05551"/>
    <w:rsid w:val="5AF146D0"/>
    <w:rsid w:val="5B4C11C4"/>
    <w:rsid w:val="5B9C7E72"/>
    <w:rsid w:val="5BE91115"/>
    <w:rsid w:val="5C0348C4"/>
    <w:rsid w:val="5C1A64D4"/>
    <w:rsid w:val="5C3A0F49"/>
    <w:rsid w:val="5C605463"/>
    <w:rsid w:val="5D21416B"/>
    <w:rsid w:val="5D3C0B8E"/>
    <w:rsid w:val="5DAE5363"/>
    <w:rsid w:val="5E377122"/>
    <w:rsid w:val="5E780AF6"/>
    <w:rsid w:val="5EAC3F0F"/>
    <w:rsid w:val="5F0E16AC"/>
    <w:rsid w:val="5F175871"/>
    <w:rsid w:val="60A92D46"/>
    <w:rsid w:val="60C77B04"/>
    <w:rsid w:val="61507F66"/>
    <w:rsid w:val="623209FA"/>
    <w:rsid w:val="62B1329A"/>
    <w:rsid w:val="62D4382E"/>
    <w:rsid w:val="64B5178D"/>
    <w:rsid w:val="64EF029A"/>
    <w:rsid w:val="65201389"/>
    <w:rsid w:val="652B0C5B"/>
    <w:rsid w:val="65C949D4"/>
    <w:rsid w:val="664D41C8"/>
    <w:rsid w:val="66553706"/>
    <w:rsid w:val="6656222D"/>
    <w:rsid w:val="669017A2"/>
    <w:rsid w:val="66BB0458"/>
    <w:rsid w:val="67731A20"/>
    <w:rsid w:val="682C28D8"/>
    <w:rsid w:val="6840686B"/>
    <w:rsid w:val="685A2BF4"/>
    <w:rsid w:val="686D3679"/>
    <w:rsid w:val="686F4027"/>
    <w:rsid w:val="68FE759B"/>
    <w:rsid w:val="6BAC2153"/>
    <w:rsid w:val="6BCC307B"/>
    <w:rsid w:val="6C23567E"/>
    <w:rsid w:val="6C5F63EF"/>
    <w:rsid w:val="6CAA1EC2"/>
    <w:rsid w:val="6D630279"/>
    <w:rsid w:val="6D890C12"/>
    <w:rsid w:val="6DA270EF"/>
    <w:rsid w:val="6F3D4CF0"/>
    <w:rsid w:val="6F736336"/>
    <w:rsid w:val="707F5638"/>
    <w:rsid w:val="70E16991"/>
    <w:rsid w:val="71640FAD"/>
    <w:rsid w:val="71D64477"/>
    <w:rsid w:val="723C1331"/>
    <w:rsid w:val="731C049C"/>
    <w:rsid w:val="73641D49"/>
    <w:rsid w:val="73DE6F98"/>
    <w:rsid w:val="7419558F"/>
    <w:rsid w:val="744E05AE"/>
    <w:rsid w:val="745B4B20"/>
    <w:rsid w:val="74600E7F"/>
    <w:rsid w:val="74B26982"/>
    <w:rsid w:val="75AE47F9"/>
    <w:rsid w:val="75F00774"/>
    <w:rsid w:val="76D052A6"/>
    <w:rsid w:val="77136A18"/>
    <w:rsid w:val="77AB58C1"/>
    <w:rsid w:val="77F26086"/>
    <w:rsid w:val="784501CA"/>
    <w:rsid w:val="78916D4B"/>
    <w:rsid w:val="7938634D"/>
    <w:rsid w:val="7A2217E8"/>
    <w:rsid w:val="7A486C67"/>
    <w:rsid w:val="7B070D54"/>
    <w:rsid w:val="7B254526"/>
    <w:rsid w:val="7BB02594"/>
    <w:rsid w:val="7CAB2F48"/>
    <w:rsid w:val="7CCC5C38"/>
    <w:rsid w:val="7D0267A3"/>
    <w:rsid w:val="7D262421"/>
    <w:rsid w:val="7D53775F"/>
    <w:rsid w:val="7D971CF2"/>
    <w:rsid w:val="7E175643"/>
    <w:rsid w:val="7EDE6484"/>
    <w:rsid w:val="7FE4406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4"/>
      <w:lang w:val="en-US" w:eastAsia="zh-CN" w:bidi="ar-SA"/>
    </w:rPr>
  </w:style>
  <w:style w:type="paragraph" w:styleId="2">
    <w:name w:val="heading 1"/>
    <w:basedOn w:val="1"/>
    <w:next w:val="1"/>
    <w:link w:val="33"/>
    <w:qFormat/>
    <w:uiPriority w:val="9"/>
    <w:pPr>
      <w:keepNext/>
      <w:keepLines/>
      <w:spacing w:before="340" w:after="330"/>
      <w:outlineLvl w:val="0"/>
    </w:pPr>
    <w:rPr>
      <w:bCs/>
      <w:kern w:val="44"/>
      <w:sz w:val="32"/>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24">
    <w:name w:val="Default Paragraph Font"/>
    <w:unhideWhenUsed/>
    <w:qFormat/>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9"/>
    <w:unhideWhenUsed/>
    <w:qFormat/>
    <w:uiPriority w:val="99"/>
    <w:rPr>
      <w:b/>
      <w:bCs/>
    </w:rPr>
  </w:style>
  <w:style w:type="paragraph" w:styleId="6">
    <w:name w:val="annotation text"/>
    <w:basedOn w:val="1"/>
    <w:link w:val="38"/>
    <w:unhideWhenUsed/>
    <w:qFormat/>
    <w:uiPriority w:val="99"/>
    <w:pPr>
      <w:jc w:val="left"/>
    </w:pPr>
  </w:style>
  <w:style w:type="paragraph" w:styleId="7">
    <w:name w:val="toc 7"/>
    <w:basedOn w:val="1"/>
    <w:next w:val="1"/>
    <w:unhideWhenUsed/>
    <w:qFormat/>
    <w:uiPriority w:val="39"/>
    <w:pPr>
      <w:ind w:left="2520" w:leftChars="1200"/>
    </w:pPr>
  </w:style>
  <w:style w:type="paragraph" w:styleId="8">
    <w:name w:val="List Bullet"/>
    <w:basedOn w:val="1"/>
    <w:unhideWhenUsed/>
    <w:qFormat/>
    <w:uiPriority w:val="99"/>
    <w:pPr>
      <w:numPr>
        <w:ilvl w:val="0"/>
        <w:numId w:val="1"/>
      </w:numPr>
      <w:contextualSpacing/>
    </w:p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qFormat/>
    <w:uiPriority w:val="39"/>
    <w:pPr>
      <w:ind w:left="2940" w:leftChars="1400"/>
    </w:pPr>
  </w:style>
  <w:style w:type="paragraph" w:styleId="12">
    <w:name w:val="Balloon Text"/>
    <w:basedOn w:val="1"/>
    <w:link w:val="37"/>
    <w:unhideWhenUsed/>
    <w:qFormat/>
    <w:uiPriority w:val="99"/>
    <w:pPr>
      <w:spacing w:line="240" w:lineRule="auto"/>
    </w:pPr>
    <w:rPr>
      <w:sz w:val="18"/>
      <w:szCs w:val="18"/>
    </w:rPr>
  </w:style>
  <w:style w:type="paragraph" w:styleId="13">
    <w:name w:val="footer"/>
    <w:basedOn w:val="1"/>
    <w:link w:val="29"/>
    <w:unhideWhenUsed/>
    <w:qFormat/>
    <w:uiPriority w:val="99"/>
    <w:pPr>
      <w:tabs>
        <w:tab w:val="center" w:pos="4153"/>
        <w:tab w:val="right" w:pos="8306"/>
      </w:tabs>
      <w:snapToGrid w:val="0"/>
      <w:jc w:val="left"/>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4"/>
    <w:basedOn w:val="1"/>
    <w:next w:val="1"/>
    <w:unhideWhenUsed/>
    <w:qFormat/>
    <w:uiPriority w:val="39"/>
    <w:pPr>
      <w:ind w:left="1260" w:leftChars="600"/>
    </w:pPr>
  </w:style>
  <w:style w:type="paragraph" w:styleId="17">
    <w:name w:val="Subtitle"/>
    <w:basedOn w:val="1"/>
    <w:next w:val="1"/>
    <w:link w:val="30"/>
    <w:qFormat/>
    <w:uiPriority w:val="0"/>
    <w:pPr>
      <w:spacing w:before="240" w:after="60"/>
      <w:jc w:val="left"/>
      <w:outlineLvl w:val="1"/>
    </w:pPr>
    <w:rPr>
      <w:rFonts w:ascii="Cambria" w:hAnsi="Cambria"/>
      <w:kern w:val="28"/>
      <w:szCs w:val="32"/>
    </w:r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ind w:left="3360" w:leftChars="1600"/>
    </w:pPr>
  </w:style>
  <w:style w:type="paragraph" w:styleId="2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2">
    <w:name w:val="Normal (Web)"/>
    <w:basedOn w:val="1"/>
    <w:unhideWhenUsed/>
    <w:qFormat/>
    <w:uiPriority w:val="99"/>
    <w:pPr>
      <w:widowControl/>
      <w:spacing w:before="100" w:beforeAutospacing="1" w:after="100" w:afterAutospacing="1" w:line="240" w:lineRule="auto"/>
      <w:jc w:val="left"/>
    </w:pPr>
    <w:rPr>
      <w:rFonts w:ascii="宋体" w:hAnsi="宋体" w:cs="宋体"/>
      <w:kern w:val="0"/>
      <w:sz w:val="24"/>
    </w:rPr>
  </w:style>
  <w:style w:type="paragraph" w:styleId="23">
    <w:name w:val="Title"/>
    <w:basedOn w:val="1"/>
    <w:next w:val="1"/>
    <w:link w:val="31"/>
    <w:qFormat/>
    <w:uiPriority w:val="10"/>
    <w:pPr>
      <w:spacing w:before="240" w:after="60"/>
      <w:jc w:val="center"/>
      <w:outlineLvl w:val="0"/>
    </w:pPr>
    <w:rPr>
      <w:rFonts w:asciiTheme="majorHAnsi" w:hAnsiTheme="majorHAnsi" w:cstheme="majorBidi"/>
      <w:b/>
      <w:bCs/>
      <w:sz w:val="32"/>
      <w:szCs w:val="32"/>
    </w:rPr>
  </w:style>
  <w:style w:type="character" w:styleId="25">
    <w:name w:val="Hyperlink"/>
    <w:basedOn w:val="24"/>
    <w:unhideWhenUsed/>
    <w:qFormat/>
    <w:uiPriority w:val="99"/>
    <w:rPr>
      <w:color w:val="0563C1" w:themeColor="hyperlink"/>
      <w:u w:val="single"/>
      <w14:textFill>
        <w14:solidFill>
          <w14:schemeClr w14:val="hlink"/>
        </w14:solidFill>
      </w14:textFill>
    </w:rPr>
  </w:style>
  <w:style w:type="character" w:styleId="26">
    <w:name w:val="annotation reference"/>
    <w:basedOn w:val="24"/>
    <w:unhideWhenUsed/>
    <w:qFormat/>
    <w:uiPriority w:val="99"/>
    <w:rPr>
      <w:sz w:val="21"/>
      <w:szCs w:val="21"/>
    </w:rPr>
  </w:style>
  <w:style w:type="character" w:customStyle="1" w:styleId="28">
    <w:name w:val="页眉 Char"/>
    <w:basedOn w:val="24"/>
    <w:link w:val="14"/>
    <w:qFormat/>
    <w:uiPriority w:val="99"/>
    <w:rPr>
      <w:sz w:val="18"/>
      <w:szCs w:val="18"/>
    </w:rPr>
  </w:style>
  <w:style w:type="character" w:customStyle="1" w:styleId="29">
    <w:name w:val="页脚 Char"/>
    <w:basedOn w:val="24"/>
    <w:link w:val="13"/>
    <w:qFormat/>
    <w:uiPriority w:val="99"/>
    <w:rPr>
      <w:sz w:val="18"/>
      <w:szCs w:val="18"/>
    </w:rPr>
  </w:style>
  <w:style w:type="character" w:customStyle="1" w:styleId="30">
    <w:name w:val="副标题 Char"/>
    <w:basedOn w:val="24"/>
    <w:link w:val="17"/>
    <w:qFormat/>
    <w:uiPriority w:val="0"/>
    <w:rPr>
      <w:rFonts w:ascii="Cambria" w:hAnsi="Cambria" w:eastAsia="宋体" w:cs="Times New Roman"/>
      <w:kern w:val="28"/>
      <w:szCs w:val="32"/>
    </w:rPr>
  </w:style>
  <w:style w:type="character" w:customStyle="1" w:styleId="31">
    <w:name w:val="标题 Char"/>
    <w:basedOn w:val="24"/>
    <w:link w:val="23"/>
    <w:qFormat/>
    <w:uiPriority w:val="10"/>
    <w:rPr>
      <w:rFonts w:eastAsia="宋体" w:asciiTheme="majorHAnsi" w:hAnsiTheme="majorHAnsi" w:cstheme="majorBidi"/>
      <w:b/>
      <w:bCs/>
      <w:sz w:val="32"/>
      <w:szCs w:val="32"/>
    </w:rPr>
  </w:style>
  <w:style w:type="paragraph" w:customStyle="1" w:styleId="32">
    <w:name w:val="列出段落1"/>
    <w:basedOn w:val="1"/>
    <w:qFormat/>
    <w:uiPriority w:val="34"/>
    <w:pPr>
      <w:ind w:firstLine="420" w:firstLineChars="200"/>
    </w:pPr>
  </w:style>
  <w:style w:type="character" w:customStyle="1" w:styleId="33">
    <w:name w:val="标题 1 Char"/>
    <w:basedOn w:val="24"/>
    <w:link w:val="2"/>
    <w:qFormat/>
    <w:uiPriority w:val="9"/>
    <w:rPr>
      <w:rFonts w:ascii="Calibri" w:hAnsi="Calibri" w:eastAsia="宋体" w:cs="Times New Roman"/>
      <w:bCs/>
      <w:kern w:val="44"/>
      <w:sz w:val="32"/>
      <w:szCs w:val="44"/>
    </w:rPr>
  </w:style>
  <w:style w:type="paragraph" w:customStyle="1" w:styleId="34">
    <w:name w:val="列出段落2"/>
    <w:basedOn w:val="1"/>
    <w:qFormat/>
    <w:uiPriority w:val="34"/>
    <w:pPr>
      <w:ind w:firstLine="420" w:firstLineChars="200"/>
    </w:pPr>
  </w:style>
  <w:style w:type="character" w:customStyle="1" w:styleId="35">
    <w:name w:val="标题 2 Char"/>
    <w:basedOn w:val="24"/>
    <w:link w:val="3"/>
    <w:semiHidden/>
    <w:qFormat/>
    <w:uiPriority w:val="9"/>
    <w:rPr>
      <w:rFonts w:asciiTheme="majorHAnsi" w:hAnsiTheme="majorHAnsi" w:eastAsiaTheme="majorEastAsia" w:cstheme="majorBidi"/>
      <w:b/>
      <w:bCs/>
      <w:sz w:val="32"/>
      <w:szCs w:val="32"/>
    </w:rPr>
  </w:style>
  <w:style w:type="paragraph" w:customStyle="1" w:styleId="36">
    <w:name w:val="列出段落21"/>
    <w:basedOn w:val="1"/>
    <w:qFormat/>
    <w:uiPriority w:val="34"/>
    <w:pPr>
      <w:ind w:firstLine="420" w:firstLineChars="200"/>
    </w:pPr>
  </w:style>
  <w:style w:type="character" w:customStyle="1" w:styleId="37">
    <w:name w:val="批注框文本 Char"/>
    <w:basedOn w:val="24"/>
    <w:link w:val="12"/>
    <w:semiHidden/>
    <w:qFormat/>
    <w:uiPriority w:val="99"/>
    <w:rPr>
      <w:rFonts w:ascii="Calibri" w:hAnsi="Calibri"/>
      <w:kern w:val="2"/>
      <w:sz w:val="18"/>
      <w:szCs w:val="18"/>
    </w:rPr>
  </w:style>
  <w:style w:type="character" w:customStyle="1" w:styleId="38">
    <w:name w:val="批注文字 Char"/>
    <w:basedOn w:val="24"/>
    <w:link w:val="6"/>
    <w:semiHidden/>
    <w:qFormat/>
    <w:uiPriority w:val="99"/>
    <w:rPr>
      <w:rFonts w:ascii="Calibri" w:hAnsi="Calibri"/>
      <w:kern w:val="2"/>
      <w:sz w:val="21"/>
      <w:szCs w:val="24"/>
    </w:rPr>
  </w:style>
  <w:style w:type="character" w:customStyle="1" w:styleId="39">
    <w:name w:val="批注主题 Char"/>
    <w:basedOn w:val="38"/>
    <w:link w:val="5"/>
    <w:semiHidden/>
    <w:qFormat/>
    <w:uiPriority w:val="99"/>
    <w:rPr>
      <w:rFonts w:ascii="Calibri" w:hAnsi="Calibr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5CA1C-3BD8-48FD-93B1-DF6EB0B2F274}">
  <ds:schemaRefs/>
</ds:datastoreItem>
</file>

<file path=docProps/app.xml><?xml version="1.0" encoding="utf-8"?>
<Properties xmlns="http://schemas.openxmlformats.org/officeDocument/2006/extended-properties" xmlns:vt="http://schemas.openxmlformats.org/officeDocument/2006/docPropsVTypes">
  <Template>Normal.dotm</Template>
  <Pages>42</Pages>
  <Words>2075</Words>
  <Characters>11833</Characters>
  <Lines>98</Lines>
  <Paragraphs>27</Paragraphs>
  <ScaleCrop>false</ScaleCrop>
  <LinksUpToDate>false</LinksUpToDate>
  <CharactersWithSpaces>13881</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2016-07-27T07:01:00Z</dcterms:created>
  <dc:creator>陈小龙</dc:creator>
  <cp:lastModifiedBy>Administrator</cp:lastModifiedBy>
  <dcterms:modified xsi:type="dcterms:W3CDTF">2016-09-01T02:10:16Z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