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1BE" w:rsidRDefault="00B561BE">
      <w:pPr>
        <w:rPr>
          <w:rFonts w:ascii="宋体" w:hAnsi="宋体" w:cs="宋体"/>
          <w:sz w:val="32"/>
          <w:szCs w:val="32"/>
        </w:rPr>
      </w:pPr>
    </w:p>
    <w:p w:rsidR="00B561BE" w:rsidRDefault="00B561BE">
      <w:pPr>
        <w:rPr>
          <w:rFonts w:ascii="宋体" w:hAnsi="宋体" w:cs="宋体"/>
          <w:sz w:val="32"/>
          <w:szCs w:val="32"/>
        </w:rPr>
      </w:pPr>
    </w:p>
    <w:p w:rsidR="00B561BE" w:rsidRDefault="00B561BE">
      <w:pPr>
        <w:rPr>
          <w:rFonts w:ascii="宋体" w:hAnsi="宋体" w:cs="宋体"/>
          <w:sz w:val="32"/>
          <w:szCs w:val="32"/>
        </w:rPr>
      </w:pPr>
    </w:p>
    <w:p w:rsidR="00B561BE" w:rsidRDefault="00B561BE">
      <w:pPr>
        <w:rPr>
          <w:rFonts w:ascii="宋体" w:hAnsi="宋体" w:cs="宋体"/>
          <w:sz w:val="32"/>
          <w:szCs w:val="32"/>
        </w:rPr>
      </w:pPr>
    </w:p>
    <w:p w:rsidR="00B561BE" w:rsidRDefault="00B561BE">
      <w:pPr>
        <w:rPr>
          <w:rFonts w:ascii="宋体" w:hAnsi="宋体" w:cs="宋体"/>
          <w:sz w:val="32"/>
          <w:szCs w:val="32"/>
        </w:rPr>
      </w:pPr>
    </w:p>
    <w:p w:rsidR="00B561BE" w:rsidRDefault="009E157F">
      <w:pPr>
        <w:jc w:val="center"/>
        <w:rPr>
          <w:rFonts w:cs="宋体"/>
          <w:sz w:val="48"/>
          <w:szCs w:val="48"/>
        </w:rPr>
      </w:pPr>
      <w:proofErr w:type="gramStart"/>
      <w:r>
        <w:rPr>
          <w:rFonts w:cs="宋体" w:hint="eastAsia"/>
          <w:sz w:val="48"/>
          <w:szCs w:val="48"/>
        </w:rPr>
        <w:t>兼客兼职</w:t>
      </w:r>
      <w:proofErr w:type="gramEnd"/>
      <w:r>
        <w:rPr>
          <w:rFonts w:cs="宋体" w:hint="eastAsia"/>
          <w:sz w:val="48"/>
          <w:szCs w:val="48"/>
        </w:rPr>
        <w:t>V3.0.3</w:t>
      </w:r>
      <w:r>
        <w:rPr>
          <w:rFonts w:cs="宋体" w:hint="eastAsia"/>
          <w:sz w:val="48"/>
          <w:szCs w:val="48"/>
        </w:rPr>
        <w:t>需求文档</w:t>
      </w:r>
      <w:r>
        <w:rPr>
          <w:rFonts w:cs="宋体" w:hint="eastAsia"/>
          <w:sz w:val="48"/>
          <w:szCs w:val="48"/>
        </w:rPr>
        <w:t>V1.0</w:t>
      </w:r>
    </w:p>
    <w:p w:rsidR="00B561BE" w:rsidRDefault="009E157F">
      <w:pPr>
        <w:pStyle w:val="a7"/>
        <w:widowControl/>
        <w:jc w:val="center"/>
        <w:outlineLvl w:val="9"/>
        <w:rPr>
          <w:rFonts w:ascii="方正仿宋简体" w:eastAsia="方正仿宋简体" w:hAnsi="方正仿宋简体" w:cs="方正仿宋简体"/>
          <w:szCs w:val="21"/>
        </w:rPr>
      </w:pPr>
      <w:bookmarkStart w:id="0" w:name="_Toc17800"/>
      <w:r>
        <w:rPr>
          <w:rFonts w:ascii="方正仿宋简体" w:eastAsia="方正仿宋简体" w:hAnsi="方正仿宋简体" w:cs="方正仿宋简体" w:hint="eastAsia"/>
          <w:szCs w:val="21"/>
        </w:rPr>
        <w:t>修订记录</w:t>
      </w:r>
      <w:bookmarkEnd w:id="0"/>
    </w:p>
    <w:tbl>
      <w:tblPr>
        <w:tblW w:w="85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9"/>
        <w:gridCol w:w="1209"/>
        <w:gridCol w:w="1190"/>
        <w:gridCol w:w="929"/>
        <w:gridCol w:w="3982"/>
      </w:tblGrid>
      <w:tr w:rsidR="00B561BE">
        <w:trPr>
          <w:jc w:val="center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文件状态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文档版本号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修订日期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修订人</w:t>
            </w:r>
          </w:p>
        </w:tc>
        <w:tc>
          <w:tcPr>
            <w:tcW w:w="3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修订描述</w:t>
            </w:r>
          </w:p>
        </w:tc>
      </w:tr>
      <w:tr w:rsidR="00B561BE">
        <w:trPr>
          <w:jc w:val="center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left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[  ]</w:t>
            </w: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草稿</w:t>
            </w:r>
          </w:p>
          <w:p w:rsidR="00B561BE" w:rsidRDefault="009E157F">
            <w:pPr>
              <w:jc w:val="left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 xml:space="preserve">[ </w:t>
            </w:r>
            <w:r>
              <w:rPr>
                <w:rFonts w:ascii="Arial" w:eastAsia="方正仿宋简体" w:hAnsi="Arial" w:cs="Arial"/>
                <w:sz w:val="15"/>
                <w:szCs w:val="15"/>
              </w:rPr>
              <w:t>√</w:t>
            </w: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 xml:space="preserve">  ]</w:t>
            </w: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正式发布</w:t>
            </w:r>
          </w:p>
          <w:p w:rsidR="00B561BE" w:rsidRDefault="009E157F">
            <w:pPr>
              <w:jc w:val="left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[  ]</w:t>
            </w: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正在修改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V1.0</w:t>
            </w:r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2016-08-3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留敬读</w:t>
            </w:r>
          </w:p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陈小龙</w:t>
            </w:r>
          </w:p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r>
              <w:rPr>
                <w:rFonts w:ascii="方正仿宋简体" w:eastAsia="方正仿宋简体" w:hAnsi="方正仿宋简体" w:cs="方正仿宋简体" w:hint="eastAsia"/>
                <w:sz w:val="15"/>
                <w:szCs w:val="15"/>
              </w:rPr>
              <w:t>吴彬</w:t>
            </w:r>
          </w:p>
        </w:tc>
        <w:tc>
          <w:tcPr>
            <w:tcW w:w="3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561BE" w:rsidRDefault="00B561BE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</w:p>
        </w:tc>
      </w:tr>
      <w:tr w:rsidR="00B561BE">
        <w:trPr>
          <w:jc w:val="center"/>
        </w:trPr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B561BE">
            <w:pPr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ins w:id="1" w:author="Administrator" w:date="2016-08-10T11:54:00Z"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V1.1</w:t>
              </w:r>
            </w:ins>
          </w:p>
        </w:tc>
        <w:tc>
          <w:tcPr>
            <w:tcW w:w="1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ins w:id="2" w:author="Administrator" w:date="2016-08-10T11:54:00Z"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2016-08-10</w:t>
              </w:r>
            </w:ins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ins w:id="3" w:author="Administrator" w:date="2016-08-10T11:55:00Z"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留敬读</w:t>
              </w:r>
            </w:ins>
          </w:p>
        </w:tc>
        <w:tc>
          <w:tcPr>
            <w:tcW w:w="3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561BE" w:rsidRDefault="009E157F">
            <w:pPr>
              <w:jc w:val="center"/>
              <w:rPr>
                <w:rFonts w:ascii="方正仿宋简体" w:eastAsia="方正仿宋简体" w:hAnsi="方正仿宋简体" w:cs="方正仿宋简体"/>
                <w:sz w:val="15"/>
                <w:szCs w:val="15"/>
              </w:rPr>
            </w:pPr>
            <w:ins w:id="4" w:author="Administrator" w:date="2016-08-10T11:55:00Z"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修改</w:t>
              </w:r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CMS</w:t>
              </w:r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默认加载列表条目为</w:t>
              </w:r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10</w:t>
              </w:r>
              <w:r>
                <w:rPr>
                  <w:rFonts w:ascii="方正仿宋简体" w:eastAsia="方正仿宋简体" w:hAnsi="方正仿宋简体" w:cs="方正仿宋简体" w:hint="eastAsia"/>
                  <w:sz w:val="15"/>
                  <w:szCs w:val="15"/>
                </w:rPr>
                <w:t>条</w:t>
              </w:r>
            </w:ins>
          </w:p>
        </w:tc>
      </w:tr>
    </w:tbl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B561BE">
      <w:pPr>
        <w:pStyle w:val="20"/>
        <w:tabs>
          <w:tab w:val="right" w:leader="dot" w:pos="8306"/>
        </w:tabs>
        <w:ind w:leftChars="0" w:left="0"/>
        <w:jc w:val="center"/>
      </w:pPr>
    </w:p>
    <w:p w:rsidR="00B561BE" w:rsidRDefault="009E157F">
      <w:pPr>
        <w:pStyle w:val="20"/>
        <w:tabs>
          <w:tab w:val="right" w:leader="dot" w:pos="8306"/>
        </w:tabs>
        <w:ind w:leftChars="0" w:left="0"/>
        <w:jc w:val="center"/>
        <w:rPr>
          <w:b/>
          <w:bCs/>
        </w:rPr>
      </w:pPr>
      <w:r>
        <w:rPr>
          <w:rFonts w:hint="eastAsia"/>
        </w:rPr>
        <w:lastRenderedPageBreak/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目录</w:t>
      </w:r>
    </w:p>
    <w:p w:rsidR="00B561BE" w:rsidRDefault="009E157F">
      <w:pPr>
        <w:pStyle w:val="10"/>
        <w:tabs>
          <w:tab w:val="right" w:leader="dot" w:pos="8306"/>
        </w:tabs>
      </w:pPr>
      <w:hyperlink w:anchor="_Toc11584" w:history="1">
        <w:r>
          <w:t>1</w:t>
        </w:r>
        <w:r>
          <w:rPr>
            <w:bCs/>
            <w:kern w:val="44"/>
            <w:szCs w:val="44"/>
          </w:rPr>
          <w:t xml:space="preserve">. </w:t>
        </w:r>
        <w:r>
          <w:t>浏览器冲突优化</w:t>
        </w:r>
        <w:r>
          <w:rPr>
            <w:rFonts w:hint="eastAsia"/>
          </w:rPr>
          <w:t>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4673" w:history="1">
        <w:r>
          <w:t>2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签到管理文案（低）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9971" w:history="1">
        <w:r>
          <w:t>3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新增清空按钮（低）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5417" w:history="1">
        <w:r>
          <w:t>4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消息文案优化（低）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8022" w:history="1">
        <w:r>
          <w:t>5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意见反馈（中）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3649" w:history="1">
        <w:r>
          <w:t>6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钱袋子密码（中）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32014" w:history="1">
        <w:r>
          <w:t>7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移除抢单业务（低）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1303" w:history="1">
        <w:r>
          <w:t>8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CMS</w:t>
        </w:r>
        <w:r>
          <w:rPr>
            <w:rFonts w:hint="eastAsia"/>
          </w:rPr>
          <w:t>性能提升（中）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0571" w:history="1">
        <w:r>
          <w:t>9</w:t>
        </w:r>
        <w:r>
          <w:rPr>
            <w:bCs/>
            <w:kern w:val="44"/>
            <w:szCs w:val="44"/>
          </w:rPr>
          <w:t xml:space="preserve">. </w:t>
        </w:r>
        <w:r>
          <w:rPr>
            <w:rFonts w:hint="eastAsia"/>
          </w:rPr>
          <w:t>数据定义更改（低）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5188" w:history="1">
        <w:r>
          <w:t>1</w:t>
        </w:r>
        <w:r>
          <w:rPr>
            <w:bCs/>
            <w:kern w:val="44"/>
            <w:szCs w:val="44"/>
          </w:rPr>
          <w:t xml:space="preserve">0. </w:t>
        </w:r>
        <w:r>
          <w:rPr>
            <w:rFonts w:hint="eastAsia"/>
          </w:rPr>
          <w:t>微信渠道（高）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1935" w:history="1">
        <w:r>
          <w:t>1</w:t>
        </w:r>
        <w:r>
          <w:rPr>
            <w:bCs/>
            <w:kern w:val="44"/>
            <w:szCs w:val="44"/>
          </w:rPr>
          <w:t xml:space="preserve">1. </w:t>
        </w:r>
        <w:r>
          <w:rPr>
            <w:rFonts w:hint="eastAsia"/>
          </w:rPr>
          <w:t>渠道统计（高）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6111" w:history="1">
        <w:r>
          <w:t>1</w:t>
        </w:r>
        <w:r>
          <w:rPr>
            <w:bCs/>
            <w:kern w:val="44"/>
            <w:szCs w:val="44"/>
          </w:rPr>
          <w:t xml:space="preserve">2. </w:t>
        </w:r>
        <w:r>
          <w:rPr>
            <w:rFonts w:hint="eastAsia"/>
          </w:rPr>
          <w:t>一人分销（高）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9159" w:history="1">
        <w:r>
          <w:t>1</w:t>
        </w:r>
        <w:r>
          <w:rPr>
            <w:bCs/>
            <w:kern w:val="44"/>
            <w:szCs w:val="44"/>
          </w:rPr>
          <w:t xml:space="preserve">3. </w:t>
        </w:r>
        <w:r>
          <w:rPr>
            <w:rFonts w:hint="eastAsia"/>
          </w:rPr>
          <w:t>微信公众号的曝光（低）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4243" w:history="1">
        <w:r>
          <w:t>1</w:t>
        </w:r>
        <w:r>
          <w:rPr>
            <w:bCs/>
            <w:kern w:val="44"/>
            <w:szCs w:val="44"/>
          </w:rPr>
          <w:t xml:space="preserve">4. </w:t>
        </w:r>
        <w:r>
          <w:rPr>
            <w:rFonts w:hint="eastAsia"/>
          </w:rPr>
          <w:t>APP-</w:t>
        </w:r>
        <w:r>
          <w:rPr>
            <w:rFonts w:hint="eastAsia"/>
          </w:rPr>
          <w:t>求职意向（低）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7044" w:history="1">
        <w:r>
          <w:t>1</w:t>
        </w:r>
        <w:r>
          <w:rPr>
            <w:bCs/>
            <w:kern w:val="44"/>
            <w:szCs w:val="44"/>
          </w:rPr>
          <w:t xml:space="preserve">5. </w:t>
        </w:r>
        <w:r>
          <w:rPr>
            <w:rFonts w:hint="eastAsia"/>
          </w:rPr>
          <w:t>实名认证（中）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9282" w:history="1">
        <w:r>
          <w:t>1</w:t>
        </w:r>
        <w:r>
          <w:rPr>
            <w:bCs/>
            <w:kern w:val="44"/>
            <w:szCs w:val="44"/>
          </w:rPr>
          <w:t xml:space="preserve">6. </w:t>
        </w:r>
        <w:r>
          <w:rPr>
            <w:rFonts w:hint="eastAsia"/>
          </w:rPr>
          <w:t>无法接收验证码提示（高）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5847" w:history="1">
        <w:r>
          <w:t>1</w:t>
        </w:r>
        <w:r>
          <w:rPr>
            <w:bCs/>
            <w:kern w:val="44"/>
            <w:szCs w:val="44"/>
          </w:rPr>
          <w:t xml:space="preserve">7. </w:t>
        </w:r>
        <w:r>
          <w:rPr>
            <w:rFonts w:hint="eastAsia"/>
          </w:rPr>
          <w:t>钱袋子明细（中）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5401" w:history="1">
        <w:r>
          <w:t>1</w:t>
        </w:r>
        <w:r>
          <w:rPr>
            <w:bCs/>
            <w:kern w:val="44"/>
            <w:szCs w:val="44"/>
          </w:rPr>
          <w:t xml:space="preserve">8. </w:t>
        </w:r>
        <w:r>
          <w:rPr>
            <w:rFonts w:hint="eastAsia"/>
          </w:rPr>
          <w:t>默认加载岗位图标（中）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8741" w:history="1">
        <w:r>
          <w:t>1</w:t>
        </w:r>
        <w:r>
          <w:rPr>
            <w:bCs/>
            <w:kern w:val="44"/>
            <w:szCs w:val="44"/>
          </w:rPr>
          <w:t xml:space="preserve">9. </w:t>
        </w:r>
        <w:r>
          <w:rPr>
            <w:rFonts w:hint="eastAsia"/>
          </w:rPr>
          <w:t>一手雇主信息（高）</w:t>
        </w:r>
        <w:r>
          <w:tab/>
        </w:r>
      </w:hyperlink>
    </w:p>
    <w:p w:rsidR="00B561BE" w:rsidRDefault="009E157F">
      <w:pPr>
        <w:pStyle w:val="20"/>
        <w:tabs>
          <w:tab w:val="right" w:leader="dot" w:pos="8306"/>
        </w:tabs>
      </w:pPr>
      <w:hyperlink w:anchor="_Toc13705" w:history="1">
        <w:r>
          <w:rPr>
            <w:rFonts w:ascii="华文黑体" w:eastAsia="华文黑体" w:hAnsi="华文黑体" w:cs="华文黑体" w:hint="eastAsia"/>
            <w:szCs w:val="21"/>
          </w:rPr>
          <w:t>19.1</w:t>
        </w:r>
        <w:r>
          <w:rPr>
            <w:rFonts w:ascii="华文黑体" w:eastAsia="华文黑体" w:hAnsi="华文黑体" w:cs="华文黑体" w:hint="eastAsia"/>
            <w:szCs w:val="21"/>
          </w:rPr>
          <w:t>雇主列表（高）</w:t>
        </w:r>
        <w:r>
          <w:tab/>
        </w:r>
      </w:hyperlink>
    </w:p>
    <w:p w:rsidR="00B561BE" w:rsidRDefault="009E157F">
      <w:pPr>
        <w:pStyle w:val="20"/>
        <w:tabs>
          <w:tab w:val="right" w:leader="dot" w:pos="8306"/>
        </w:tabs>
      </w:pPr>
      <w:hyperlink w:anchor="_Toc13874" w:history="1">
        <w:r>
          <w:rPr>
            <w:rFonts w:ascii="华文黑体" w:eastAsia="华文黑体" w:hAnsi="华文黑体" w:cs="华文黑体" w:hint="eastAsia"/>
            <w:szCs w:val="21"/>
          </w:rPr>
          <w:t>19.2</w:t>
        </w:r>
        <w:r>
          <w:rPr>
            <w:rFonts w:ascii="华文黑体" w:eastAsia="华文黑体" w:hAnsi="华文黑体" w:cs="华文黑体" w:hint="eastAsia"/>
            <w:szCs w:val="21"/>
          </w:rPr>
          <w:t>雇主详情（高）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6845" w:history="1">
        <w:r>
          <w:t>2</w:t>
        </w:r>
        <w:r>
          <w:rPr>
            <w:bCs/>
            <w:kern w:val="44"/>
            <w:szCs w:val="44"/>
          </w:rPr>
          <w:t xml:space="preserve">0. </w:t>
        </w:r>
        <w:r>
          <w:rPr>
            <w:rFonts w:hint="eastAsia"/>
          </w:rPr>
          <w:t>城市岗位列表（高）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4696" w:history="1">
        <w:r>
          <w:t>2</w:t>
        </w:r>
        <w:r>
          <w:rPr>
            <w:bCs/>
            <w:kern w:val="44"/>
            <w:szCs w:val="44"/>
          </w:rPr>
          <w:t xml:space="preserve">1. </w:t>
        </w:r>
        <w:r>
          <w:rPr>
            <w:rFonts w:hint="eastAsia"/>
          </w:rPr>
          <w:t>添加广告（高）</w:t>
        </w:r>
        <w:r>
          <w:tab/>
        </w:r>
      </w:hyperlink>
    </w:p>
    <w:p w:rsidR="00B561BE" w:rsidRDefault="009E157F">
      <w:pPr>
        <w:pStyle w:val="20"/>
        <w:tabs>
          <w:tab w:val="right" w:leader="dot" w:pos="8306"/>
        </w:tabs>
      </w:pPr>
      <w:hyperlink w:anchor="_Toc31173" w:history="1">
        <w:r>
          <w:rPr>
            <w:rFonts w:hint="eastAsia"/>
          </w:rPr>
          <w:t>21.1</w:t>
        </w:r>
        <w:r>
          <w:rPr>
            <w:rFonts w:hint="eastAsia"/>
          </w:rPr>
          <w:t>添加</w:t>
        </w:r>
        <w:r>
          <w:rPr>
            <w:rFonts w:hint="eastAsia"/>
          </w:rPr>
          <w:t>banner</w:t>
        </w:r>
        <w:r>
          <w:rPr>
            <w:rFonts w:hint="eastAsia"/>
          </w:rPr>
          <w:t>广告（高）</w:t>
        </w:r>
        <w:r>
          <w:tab/>
        </w:r>
      </w:hyperlink>
    </w:p>
    <w:p w:rsidR="00B561BE" w:rsidRDefault="009E157F">
      <w:pPr>
        <w:pStyle w:val="20"/>
        <w:tabs>
          <w:tab w:val="right" w:leader="dot" w:pos="8306"/>
        </w:tabs>
      </w:pPr>
      <w:hyperlink w:anchor="_Toc8143" w:history="1">
        <w:r>
          <w:rPr>
            <w:rFonts w:hint="eastAsia"/>
          </w:rPr>
          <w:t>21.2</w:t>
        </w:r>
        <w:r>
          <w:rPr>
            <w:rFonts w:hint="eastAsia"/>
          </w:rPr>
          <w:t>添加头条广告（高）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8766" w:history="1">
        <w:r>
          <w:t>2</w:t>
        </w:r>
        <w:r>
          <w:rPr>
            <w:bCs/>
            <w:kern w:val="44"/>
            <w:szCs w:val="44"/>
          </w:rPr>
          <w:t xml:space="preserve">2. </w:t>
        </w:r>
        <w:r>
          <w:rPr>
            <w:rFonts w:hint="eastAsia"/>
          </w:rPr>
          <w:t>城市合伙人招商页面（高）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32640" w:history="1">
        <w:r>
          <w:t>2</w:t>
        </w:r>
        <w:r>
          <w:rPr>
            <w:bCs/>
            <w:kern w:val="44"/>
            <w:szCs w:val="44"/>
          </w:rPr>
          <w:t xml:space="preserve">3. </w:t>
        </w:r>
        <w:r>
          <w:rPr>
            <w:rFonts w:hint="eastAsia"/>
          </w:rPr>
          <w:t>城市合伙人意向名单（高）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13180" w:history="1">
        <w:r>
          <w:t>2</w:t>
        </w:r>
        <w:r>
          <w:rPr>
            <w:bCs/>
            <w:kern w:val="44"/>
            <w:szCs w:val="44"/>
          </w:rPr>
          <w:t xml:space="preserve">4. </w:t>
        </w:r>
        <w:r>
          <w:rPr>
            <w:rFonts w:hint="eastAsia"/>
          </w:rPr>
          <w:t>广告投放审核（高）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2037" w:history="1">
        <w:r>
          <w:t>2</w:t>
        </w:r>
        <w:r>
          <w:rPr>
            <w:bCs/>
            <w:kern w:val="44"/>
            <w:szCs w:val="44"/>
          </w:rPr>
          <w:t xml:space="preserve">5. </w:t>
        </w:r>
        <w:r>
          <w:rPr>
            <w:rFonts w:hint="eastAsia"/>
          </w:rPr>
          <w:t>采集审核（低）</w:t>
        </w:r>
        <w:r>
          <w:tab/>
        </w:r>
      </w:hyperlink>
    </w:p>
    <w:p w:rsidR="00B561BE" w:rsidRDefault="009E157F">
      <w:pPr>
        <w:pStyle w:val="10"/>
        <w:tabs>
          <w:tab w:val="right" w:leader="dot" w:pos="8306"/>
        </w:tabs>
      </w:pPr>
      <w:hyperlink w:anchor="_Toc32308" w:history="1">
        <w:r>
          <w:t>2</w:t>
        </w:r>
        <w:r>
          <w:rPr>
            <w:bCs/>
            <w:kern w:val="44"/>
            <w:szCs w:val="44"/>
          </w:rPr>
          <w:t xml:space="preserve">6. </w:t>
        </w:r>
        <w:r>
          <w:rPr>
            <w:rFonts w:hint="eastAsia"/>
          </w:rPr>
          <w:t>采集岗位（低）</w:t>
        </w:r>
        <w:r>
          <w:tab/>
        </w:r>
      </w:hyperlink>
    </w:p>
    <w:p w:rsidR="00B561BE" w:rsidRDefault="009E157F">
      <w:r>
        <w:rPr>
          <w:rFonts w:hint="eastAsia"/>
        </w:rPr>
        <w:fldChar w:fldCharType="end"/>
      </w:r>
    </w:p>
    <w:p w:rsidR="00B561BE" w:rsidRDefault="00B561BE"/>
    <w:p w:rsidR="00B561BE" w:rsidRDefault="009E157F">
      <w:pPr>
        <w:pStyle w:val="1"/>
        <w:numPr>
          <w:ilvl w:val="0"/>
          <w:numId w:val="2"/>
        </w:numPr>
      </w:pPr>
      <w:bookmarkStart w:id="5" w:name="_Toc11584"/>
      <w:r>
        <w:t>浏览器冲突优化</w:t>
      </w:r>
      <w:r>
        <w:rPr>
          <w:rFonts w:hint="eastAsia"/>
        </w:rPr>
        <w:t>（低）</w:t>
      </w:r>
      <w:bookmarkEnd w:id="5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浏览器冲突优化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、移除使用</w:t>
            </w:r>
            <w:r>
              <w:rPr>
                <w:rFonts w:hint="eastAsia"/>
                <w:sz w:val="18"/>
              </w:rPr>
              <w:t>IE</w:t>
            </w:r>
            <w:r>
              <w:rPr>
                <w:rFonts w:hint="eastAsia"/>
                <w:sz w:val="18"/>
              </w:rPr>
              <w:t>浏览器，打开</w:t>
            </w: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输入框中与网站图标冲突的按钮。（主要涉及全站所有输入框）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6" w:name="_Toc4673"/>
      <w:r>
        <w:rPr>
          <w:rFonts w:hint="eastAsia"/>
        </w:rPr>
        <w:t>签到管理文案（低）</w:t>
      </w:r>
      <w:bookmarkEnd w:id="6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proofErr w:type="gramStart"/>
            <w:r>
              <w:rPr>
                <w:rFonts w:hint="eastAsia"/>
                <w:sz w:val="18"/>
              </w:rPr>
              <w:t>端签</w:t>
            </w:r>
            <w:proofErr w:type="gramEnd"/>
            <w:r>
              <w:rPr>
                <w:rFonts w:hint="eastAsia"/>
                <w:sz w:val="18"/>
              </w:rPr>
              <w:t>到管理页面，无数据的文案调整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21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签到管理页面，无数据的文案【无数据】更改为【发起一次点名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监督兼客认真完成工作】</w:t>
            </w:r>
          </w:p>
          <w:p w:rsidR="00B561BE" w:rsidRDefault="009E157F">
            <w:pPr>
              <w:ind w:left="360"/>
              <w:rPr>
                <w:sz w:val="18"/>
              </w:rPr>
            </w:pPr>
            <w:r>
              <w:rPr>
                <w:rFonts w:hint="eastAsia"/>
                <w:sz w:val="18"/>
              </w:rPr>
              <w:t>注意：文案按图中显示进行换行。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sz w:val="18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9.7pt;height:313.05pt">
                  <v:imagedata r:id="rId7" o:title="签到管理页面"/>
                </v:shape>
              </w:pic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7" w:name="_Toc9971"/>
      <w:r>
        <w:rPr>
          <w:rFonts w:hint="eastAsia"/>
        </w:rPr>
        <w:t>新增清空按钮（低）</w:t>
      </w:r>
      <w:bookmarkEnd w:id="7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雇主手动补录时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输入文本缺少清空按钮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21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雇主手动补录时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输入手机号码和</w:t>
            </w:r>
            <w:proofErr w:type="gramStart"/>
            <w:r>
              <w:rPr>
                <w:sz w:val="18"/>
              </w:rPr>
              <w:t>兼客真实</w:t>
            </w:r>
            <w:proofErr w:type="gramEnd"/>
            <w:r>
              <w:rPr>
                <w:sz w:val="18"/>
              </w:rPr>
              <w:t>姓名增加清空按钮</w:t>
            </w:r>
            <w:r>
              <w:rPr>
                <w:rFonts w:hint="eastAsia"/>
                <w:sz w:val="18"/>
              </w:rPr>
              <w:t>（只针对</w:t>
            </w:r>
            <w:r>
              <w:rPr>
                <w:rFonts w:hint="eastAsia"/>
                <w:sz w:val="18"/>
              </w:rPr>
              <w:t>Android</w:t>
            </w:r>
            <w:r>
              <w:rPr>
                <w:rFonts w:hint="eastAsia"/>
                <w:sz w:val="18"/>
              </w:rPr>
              <w:t>端）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lastRenderedPageBreak/>
              <w:pict>
                <v:shape id="_x0000_i1026" type="#_x0000_t75" style="width:184.05pt;height:324.95pt">
                  <v:imagedata r:id="rId8" o:title="微信截图_20160727171354"/>
                </v:shape>
              </w:pic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8" w:name="_Toc5417"/>
      <w:r>
        <w:rPr>
          <w:rFonts w:hint="eastAsia"/>
        </w:rPr>
        <w:t>消息文案优化（低）</w:t>
      </w:r>
      <w:bookmarkEnd w:id="8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rFonts w:hint="eastAsia"/>
                <w:sz w:val="18"/>
              </w:rPr>
              <w:t>岗位被下架后，</w:t>
            </w:r>
            <w:r>
              <w:rPr>
                <w:rFonts w:hint="eastAsia"/>
                <w:sz w:val="18"/>
              </w:rPr>
              <w:t>IM</w:t>
            </w:r>
            <w:r>
              <w:rPr>
                <w:rFonts w:hint="eastAsia"/>
                <w:sz w:val="18"/>
              </w:rPr>
              <w:t>通知已</w:t>
            </w:r>
            <w:proofErr w:type="gramStart"/>
            <w:r>
              <w:rPr>
                <w:rFonts w:hint="eastAsia"/>
                <w:sz w:val="18"/>
              </w:rPr>
              <w:t>报名兼客文案</w:t>
            </w:r>
            <w:proofErr w:type="gramEnd"/>
            <w:r>
              <w:rPr>
                <w:rFonts w:hint="eastAsia"/>
                <w:sz w:val="18"/>
              </w:rPr>
              <w:t>优化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rFonts w:hint="eastAsia"/>
                <w:sz w:val="18"/>
              </w:rPr>
              <w:t>、通知雇主目前文案：【“对不起”，你的岗位［岗位标题］已被下架。】更改为【对不起，您的岗位［岗位标题］已被下架，下架理由：［客服填写的下架理由］】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目前文案</w:t>
            </w:r>
            <w:r>
              <w:rPr>
                <w:rFonts w:hint="eastAsia"/>
                <w:sz w:val="18"/>
              </w:rPr>
              <w:t>：【</w:t>
            </w:r>
            <w:r>
              <w:rPr>
                <w:sz w:val="18"/>
              </w:rPr>
              <w:t>对不起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您报名的［岗位标题］被请去喝茶了</w:t>
            </w:r>
            <w:r>
              <w:rPr>
                <w:rFonts w:hint="eastAsia"/>
                <w:sz w:val="18"/>
              </w:rPr>
              <w:t>。看看其他合适的岗位吧</w:t>
            </w:r>
            <w:r>
              <w:rPr>
                <w:rFonts w:hint="eastAsia"/>
                <w:sz w:val="18"/>
              </w:rPr>
              <w:t>~</w:t>
            </w:r>
            <w:r>
              <w:rPr>
                <w:rFonts w:hint="eastAsia"/>
                <w:sz w:val="18"/>
              </w:rPr>
              <w:t>】更改为【对不起，您报名的</w:t>
            </w:r>
            <w:r>
              <w:rPr>
                <w:sz w:val="18"/>
              </w:rPr>
              <w:t>［岗位标题］已经下架了</w:t>
            </w:r>
            <w:r>
              <w:rPr>
                <w:rFonts w:hint="eastAsia"/>
                <w:sz w:val="18"/>
              </w:rPr>
              <w:t>。</w:t>
            </w:r>
            <w:r>
              <w:rPr>
                <w:sz w:val="18"/>
              </w:rPr>
              <w:t>看看其他合适的岗位吧</w:t>
            </w:r>
            <w:r>
              <w:rPr>
                <w:rFonts w:hint="eastAsia"/>
                <w:sz w:val="18"/>
              </w:rPr>
              <w:t>~</w:t>
            </w:r>
            <w:r>
              <w:rPr>
                <w:rFonts w:hint="eastAsia"/>
                <w:sz w:val="18"/>
              </w:rPr>
              <w:t>】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9" w:name="_Toc8022"/>
      <w:r>
        <w:rPr>
          <w:rFonts w:hint="eastAsia"/>
        </w:rPr>
        <w:t>意见反馈（中）</w:t>
      </w:r>
      <w:bookmarkEnd w:id="9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用户进行意见反馈时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选择意见类型</w:t>
            </w: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对话产品汪页面新增意见分类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端、</w:t>
            </w: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端、</w:t>
            </w: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rPr>
          <w:trHeight w:val="346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兼客兼职</w:t>
            </w:r>
            <w:proofErr w:type="gramEnd"/>
            <w:r>
              <w:rPr>
                <w:rFonts w:hint="eastAsia"/>
                <w:sz w:val="18"/>
              </w:rPr>
              <w:t>首页</w:t>
            </w:r>
            <w:r>
              <w:rPr>
                <w:rFonts w:hint="eastAsia"/>
                <w:sz w:val="18"/>
              </w:rPr>
              <w:t>foot</w:t>
            </w:r>
            <w:r>
              <w:rPr>
                <w:rFonts w:hint="eastAsia"/>
                <w:sz w:val="18"/>
              </w:rPr>
              <w:t>，点击「戳我吐槽」按钮，进入『意见反馈』页面。</w:t>
            </w:r>
          </w:p>
          <w:p w:rsidR="00B561BE" w:rsidRDefault="009E157F">
            <w:pPr>
              <w:pStyle w:val="11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将窗口名称【投诉与建议】更改为【意见反馈】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pStyle w:val="11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在提交类型</w:t>
            </w:r>
            <w:r>
              <w:rPr>
                <w:rFonts w:hint="eastAsia"/>
                <w:sz w:val="18"/>
              </w:rPr>
              <w:t>中</w:t>
            </w:r>
            <w:r>
              <w:rPr>
                <w:sz w:val="18"/>
              </w:rPr>
              <w:t>删除投诉和建议分类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新增</w:t>
            </w:r>
            <w:r>
              <w:rPr>
                <w:rFonts w:hint="eastAsia"/>
                <w:sz w:val="18"/>
              </w:rPr>
              <w:t>［产品功能意见］、［兼职信息反馈］、［</w:t>
            </w:r>
            <w:proofErr w:type="gramStart"/>
            <w:r>
              <w:rPr>
                <w:rFonts w:hint="eastAsia"/>
                <w:sz w:val="18"/>
              </w:rPr>
              <w:t>众包信息反馈</w:t>
            </w:r>
            <w:proofErr w:type="gramEnd"/>
            <w:r>
              <w:rPr>
                <w:rFonts w:hint="eastAsia"/>
                <w:sz w:val="18"/>
              </w:rPr>
              <w:t>］、［投诉建议］、［其他问题］。默认选择为［其他问题］。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161790" cy="2717800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271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APP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pStyle w:val="11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asciiTheme="majorEastAsia" w:eastAsiaTheme="majorEastAsia" w:hAnsiTheme="majorEastAsia" w:hint="eastAsia"/>
                <w:sz w:val="18"/>
              </w:rPr>
              <w:t>『</w:t>
            </w:r>
            <w:r>
              <w:rPr>
                <w:rFonts w:hint="eastAsia"/>
                <w:sz w:val="18"/>
              </w:rPr>
              <w:t>对话产品汪』页面新增意见的分类，意见类型包括［产品功能意见］、［兼职信息反馈］、［</w:t>
            </w:r>
            <w:proofErr w:type="gramStart"/>
            <w:r>
              <w:rPr>
                <w:rFonts w:hint="eastAsia"/>
                <w:sz w:val="18"/>
              </w:rPr>
              <w:t>众包信息反馈</w:t>
            </w:r>
            <w:proofErr w:type="gramEnd"/>
            <w:r>
              <w:rPr>
                <w:rFonts w:hint="eastAsia"/>
                <w:sz w:val="18"/>
              </w:rPr>
              <w:t>］、［投诉建议］、［其他问题］。默认选择为［其他问题］。</w:t>
            </w:r>
          </w:p>
          <w:p w:rsidR="00B561BE" w:rsidRDefault="009E157F">
            <w:pPr>
              <w:pStyle w:val="2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Theme="majorEastAsia" w:eastAsiaTheme="majorEastAsia" w:hAnsiTheme="majorEastAsia"/>
                <w:b/>
                <w:smallCaps/>
                <w:sz w:val="16"/>
              </w:rPr>
            </w:pP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点击左图意见分类栏</w:t>
            </w:r>
            <w:r>
              <w:rPr>
                <w:rFonts w:hint="eastAsia"/>
                <w:sz w:val="18"/>
              </w:rPr>
              <w:t>，弹出分类类型如右图所示，选择类型即可。</w:t>
            </w:r>
          </w:p>
          <w:p w:rsidR="00B561BE" w:rsidRDefault="009E157F">
            <w:pPr>
              <w:spacing w:line="240" w:lineRule="auto"/>
              <w:jc w:val="center"/>
              <w:rPr>
                <w:rFonts w:asciiTheme="majorEastAsia" w:eastAsiaTheme="majorEastAsia" w:hAnsiTheme="majorEastAsia"/>
                <w:b/>
                <w:smallCaps/>
                <w:sz w:val="16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71675" cy="3521075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698" cy="354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972310" cy="3568065"/>
                  <wp:effectExtent l="0" t="0" r="889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218" cy="3598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spacing w:line="240" w:lineRule="auto"/>
              <w:rPr>
                <w:rFonts w:asciiTheme="majorEastAsia" w:eastAsiaTheme="majorEastAsia" w:hAnsiTheme="majorEastAsia"/>
                <w:smallCaps/>
                <w:sz w:val="16"/>
              </w:rPr>
            </w:pPr>
            <w:r>
              <w:rPr>
                <w:rFonts w:asciiTheme="majorEastAsia" w:eastAsiaTheme="majorEastAsia" w:hAnsiTheme="majorEastAsia"/>
                <w:smallCaps/>
                <w:sz w:val="16"/>
              </w:rPr>
              <w:t>CMS</w:t>
            </w:r>
            <w:r>
              <w:rPr>
                <w:rFonts w:asciiTheme="majorEastAsia" w:eastAsiaTheme="majorEastAsia" w:hAnsiTheme="majorEastAsia"/>
                <w:smallCaps/>
                <w:sz w:val="16"/>
              </w:rPr>
              <w:t>端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 xml:space="preserve">- </w:t>
            </w:r>
            <w:r>
              <w:rPr>
                <w:sz w:val="18"/>
              </w:rPr>
              <w:t>反馈类型筛选：对反馈类型进行筛选，类型包括产品功能意见、兼职信息反馈、</w:t>
            </w:r>
            <w:proofErr w:type="gramStart"/>
            <w:r>
              <w:rPr>
                <w:sz w:val="18"/>
              </w:rPr>
              <w:t>众包信息反馈</w:t>
            </w:r>
            <w:proofErr w:type="gramEnd"/>
            <w:r>
              <w:rPr>
                <w:sz w:val="18"/>
              </w:rPr>
              <w:t>、投诉意见、其他问题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-</w:t>
            </w:r>
            <w:r>
              <w:rPr>
                <w:sz w:val="18"/>
              </w:rPr>
              <w:t>反馈类型：删除以前的建议和反馈两类反馈，新增（产品功能意见、兼职信息反馈、</w:t>
            </w:r>
            <w:proofErr w:type="gramStart"/>
            <w:r>
              <w:rPr>
                <w:sz w:val="18"/>
              </w:rPr>
              <w:t>众包信息反馈</w:t>
            </w:r>
            <w:proofErr w:type="gramEnd"/>
            <w:r>
              <w:rPr>
                <w:sz w:val="18"/>
              </w:rPr>
              <w:t>、投诉意见、其他问题）（查看时可进行修改）对于旧数据，将所有数据放至</w:t>
            </w:r>
            <w:r>
              <w:rPr>
                <w:sz w:val="18"/>
              </w:rPr>
              <w:t>“</w:t>
            </w:r>
            <w:r>
              <w:rPr>
                <w:sz w:val="18"/>
              </w:rPr>
              <w:t>其他问题</w:t>
            </w:r>
            <w:r>
              <w:rPr>
                <w:sz w:val="18"/>
              </w:rPr>
              <w:t>”</w:t>
            </w:r>
            <w:r>
              <w:rPr>
                <w:sz w:val="18"/>
              </w:rPr>
              <w:t>分类中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导出功能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导出为当前筛选结果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导出表字段容：用户姓名、联系电话、所在城市、反馈类型、意见内容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spacing w:line="240" w:lineRule="auto"/>
              <w:jc w:val="center"/>
              <w:rPr>
                <w:rFonts w:asciiTheme="majorEastAsia" w:eastAsiaTheme="majorEastAsia" w:hAnsiTheme="majorEastAsia"/>
                <w:smallCaps/>
                <w:sz w:val="16"/>
              </w:rPr>
            </w:pPr>
            <w:r>
              <w:rPr>
                <w:rFonts w:asciiTheme="majorEastAsia" w:eastAsiaTheme="majorEastAsia" w:hAnsiTheme="majorEastAsia"/>
                <w:smallCaps/>
                <w:sz w:val="16"/>
              </w:rPr>
              <w:pict>
                <v:shape id="_x0000_i1027" type="#_x0000_t75" style="width:327.45pt;height:187.85pt">
                  <v:imagedata r:id="rId12" o:title="5"/>
                </v:shape>
              </w:pic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spacing w:line="240" w:lineRule="auto"/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0" w:name="_Toc13649"/>
      <w:r>
        <w:rPr>
          <w:rFonts w:hint="eastAsia"/>
        </w:rPr>
        <w:t>钱袋子密码（中）</w:t>
      </w:r>
      <w:bookmarkEnd w:id="10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新注册的雇主，在没有</w:t>
            </w:r>
            <w:proofErr w:type="gramStart"/>
            <w:r>
              <w:rPr>
                <w:rFonts w:hint="eastAsia"/>
                <w:sz w:val="18"/>
              </w:rPr>
              <w:t>设置钱</w:t>
            </w:r>
            <w:proofErr w:type="gramEnd"/>
            <w:r>
              <w:rPr>
                <w:rFonts w:hint="eastAsia"/>
                <w:sz w:val="18"/>
              </w:rPr>
              <w:t>袋子密码前提下，开始发布任务进入支付页面，无法填写支付密码</w:t>
            </w: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发布任务前，</w:t>
            </w:r>
            <w:proofErr w:type="gramStart"/>
            <w:r>
              <w:rPr>
                <w:rFonts w:hint="eastAsia"/>
                <w:sz w:val="18"/>
              </w:rPr>
              <w:t>设置钱</w:t>
            </w:r>
            <w:proofErr w:type="gramEnd"/>
            <w:r>
              <w:rPr>
                <w:rFonts w:hint="eastAsia"/>
                <w:sz w:val="18"/>
              </w:rPr>
              <w:t>袋子密码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346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雇主在『</w:t>
            </w:r>
            <w:proofErr w:type="gramStart"/>
            <w:r>
              <w:rPr>
                <w:rFonts w:hint="eastAsia"/>
                <w:sz w:val="18"/>
              </w:rPr>
              <w:t>众包首页</w:t>
            </w:r>
            <w:proofErr w:type="gramEnd"/>
            <w:r>
              <w:rPr>
                <w:rFonts w:hint="eastAsia"/>
                <w:sz w:val="18"/>
              </w:rPr>
              <w:t>』页面点击「发布</w:t>
            </w:r>
            <w:proofErr w:type="gramStart"/>
            <w:r>
              <w:rPr>
                <w:rFonts w:hint="eastAsia"/>
                <w:sz w:val="18"/>
              </w:rPr>
              <w:t>宅</w:t>
            </w:r>
            <w:proofErr w:type="gramEnd"/>
            <w:r>
              <w:rPr>
                <w:rFonts w:hint="eastAsia"/>
                <w:sz w:val="18"/>
              </w:rPr>
              <w:t>任务」或者在『任务管理』页面点击「发布</w:t>
            </w:r>
            <w:proofErr w:type="gramStart"/>
            <w:r>
              <w:rPr>
                <w:rFonts w:hint="eastAsia"/>
                <w:sz w:val="18"/>
              </w:rPr>
              <w:t>宅</w:t>
            </w:r>
            <w:proofErr w:type="gramEnd"/>
            <w:r>
              <w:rPr>
                <w:rFonts w:hint="eastAsia"/>
                <w:sz w:val="18"/>
              </w:rPr>
              <w:t>任务」，判断该雇主是否有设置过钱袋子密码，若没有，则跳转至『钱袋子』页面，若有，则跳转『发布</w:t>
            </w:r>
            <w:proofErr w:type="gramStart"/>
            <w:r>
              <w:rPr>
                <w:rFonts w:hint="eastAsia"/>
                <w:sz w:val="18"/>
              </w:rPr>
              <w:t>宅</w:t>
            </w:r>
            <w:proofErr w:type="gramEnd"/>
            <w:r>
              <w:rPr>
                <w:rFonts w:hint="eastAsia"/>
                <w:sz w:val="18"/>
              </w:rPr>
              <w:t>任务』页面。下图：钱袋子页面，</w:t>
            </w:r>
            <w:proofErr w:type="gramStart"/>
            <w:r>
              <w:rPr>
                <w:rFonts w:hint="eastAsia"/>
                <w:sz w:val="18"/>
              </w:rPr>
              <w:t>设置钱</w:t>
            </w:r>
            <w:proofErr w:type="gramEnd"/>
            <w:r>
              <w:rPr>
                <w:rFonts w:hint="eastAsia"/>
                <w:sz w:val="18"/>
              </w:rPr>
              <w:t>袋子密码。</w:t>
            </w:r>
          </w:p>
          <w:p w:rsidR="00B561BE" w:rsidRDefault="009E157F">
            <w:pPr>
              <w:pStyle w:val="11"/>
              <w:ind w:firstLineChars="0" w:firstLine="0"/>
              <w:jc w:val="center"/>
              <w:rPr>
                <w:sz w:val="18"/>
              </w:rPr>
            </w:pPr>
            <w:r>
              <w:rPr>
                <w:noProof/>
                <w:sz w:val="18"/>
              </w:rPr>
              <w:drawing>
                <wp:inline distT="0" distB="0" distL="0" distR="0">
                  <wp:extent cx="3818255" cy="2443480"/>
                  <wp:effectExtent l="0" t="0" r="0" b="0"/>
                  <wp:docPr id="7" name="图片 7" descr="C:\Users\hanju\AppData\Local\Microsoft\Windows\INetCache\Content.Word\微信截图_201607281040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:\Users\hanju\AppData\Local\Microsoft\Windows\INetCache\Content.Word\微信截图_201607281040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点击「确定」按钮后，不</w:t>
            </w:r>
            <w:bookmarkStart w:id="11" w:name="_GoBack"/>
            <w:bookmarkEnd w:id="11"/>
            <w:r>
              <w:rPr>
                <w:rFonts w:hint="eastAsia"/>
                <w:sz w:val="18"/>
              </w:rPr>
              <w:t>跳转「发布宅任务」页面。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spacing w:line="240" w:lineRule="auto"/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2" w:name="_Toc32014"/>
      <w:proofErr w:type="gramStart"/>
      <w:r>
        <w:rPr>
          <w:rFonts w:hint="eastAsia"/>
        </w:rPr>
        <w:t>移除抢单业务</w:t>
      </w:r>
      <w:proofErr w:type="gramEnd"/>
      <w:r>
        <w:rPr>
          <w:rFonts w:hint="eastAsia"/>
        </w:rPr>
        <w:t>（低）</w:t>
      </w:r>
      <w:bookmarkEnd w:id="12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去除</w:t>
            </w:r>
            <w:r>
              <w:rPr>
                <w:rFonts w:hint="eastAsia"/>
                <w:sz w:val="18"/>
              </w:rPr>
              <w:t>CMS</w:t>
            </w:r>
            <w:proofErr w:type="gramStart"/>
            <w:r>
              <w:rPr>
                <w:rFonts w:hint="eastAsia"/>
                <w:sz w:val="18"/>
              </w:rPr>
              <w:t>抢单业务</w:t>
            </w:r>
            <w:proofErr w:type="gramEnd"/>
          </w:p>
        </w:tc>
      </w:tr>
      <w:tr w:rsidR="00B561BE">
        <w:trPr>
          <w:trHeight w:val="346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、平台管理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岗位分类，移除图中红色框内的内容。</w:t>
            </w:r>
          </w:p>
          <w:p w:rsidR="00B561BE" w:rsidRDefault="009E157F">
            <w:pPr>
              <w:pStyle w:val="11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pict>
                <v:shape id="_x0000_i1028" type="#_x0000_t75" style="width:326.8pt;height:149pt">
                  <v:imagedata r:id="rId14" o:title="岗位分类"/>
                </v:shape>
              </w:pict>
            </w:r>
          </w:p>
          <w:p w:rsidR="00B561BE" w:rsidRDefault="009E157F">
            <w:pPr>
              <w:pStyle w:val="11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平台管理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城市管理，移除图中红色框内的内容。</w:t>
            </w:r>
          </w:p>
          <w:p w:rsidR="00B561BE" w:rsidRDefault="009E157F">
            <w:pPr>
              <w:pStyle w:val="11"/>
              <w:ind w:firstLineChars="0" w:firstLine="0"/>
              <w:jc w:val="center"/>
              <w:rPr>
                <w:sz w:val="18"/>
              </w:rPr>
            </w:pPr>
            <w:r>
              <w:rPr>
                <w:sz w:val="18"/>
              </w:rPr>
              <w:pict>
                <v:shape id="_x0000_i1029" type="#_x0000_t75" style="width:327.45pt;height:200.95pt">
                  <v:imagedata r:id="rId15" o:title="城市设置"/>
                </v:shape>
              </w:pic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、内容检索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岗位列表，移除图中红色框内的内容。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pict>
                <v:shape id="_x0000_i1030" type="#_x0000_t75" style="width:329.95pt;height:130.25pt">
                  <v:imagedata r:id="rId16" o:title="岗位列表中的筛选"/>
                </v:shape>
              </w:pic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spacing w:line="240" w:lineRule="auto"/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3" w:name="_Toc21303"/>
      <w:r>
        <w:rPr>
          <w:rFonts w:hint="eastAsia"/>
        </w:rPr>
        <w:lastRenderedPageBreak/>
        <w:t>CMS</w:t>
      </w:r>
      <w:r>
        <w:rPr>
          <w:rFonts w:hint="eastAsia"/>
        </w:rPr>
        <w:t>性能提升（中）</w:t>
      </w:r>
      <w:bookmarkEnd w:id="13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去除</w:t>
            </w:r>
            <w:r>
              <w:rPr>
                <w:rFonts w:hint="eastAsia"/>
                <w:sz w:val="18"/>
              </w:rPr>
              <w:t>CMS</w:t>
            </w:r>
            <w:proofErr w:type="gramStart"/>
            <w:r>
              <w:rPr>
                <w:rFonts w:hint="eastAsia"/>
                <w:sz w:val="18"/>
              </w:rPr>
              <w:t>抢单业务</w:t>
            </w:r>
            <w:proofErr w:type="gramEnd"/>
          </w:p>
        </w:tc>
      </w:tr>
      <w:tr w:rsidR="00B561BE">
        <w:trPr>
          <w:trHeight w:val="346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、资金账户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用户账户：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性能提升更改：点击资金账户，进入用户账户页面时，一次性只出现</w:t>
            </w:r>
            <w:r>
              <w:rPr>
                <w:rFonts w:hint="eastAsia"/>
                <w:sz w:val="18"/>
              </w:rPr>
              <w:t>100</w:t>
            </w:r>
            <w:r>
              <w:rPr>
                <w:rFonts w:hint="eastAsia"/>
                <w:sz w:val="18"/>
              </w:rPr>
              <w:t>页的数据。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sz w:val="18"/>
              </w:rPr>
              <w:pict>
                <v:shape id="_x0000_i1031" type="#_x0000_t75" style="width:326.8pt;height:241.65pt">
                  <v:imagedata r:id="rId17" o:title="1"/>
                </v:shape>
              </w:pic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、流水统计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资金结算：移除（</w:t>
            </w:r>
            <w:proofErr w:type="gramStart"/>
            <w:r>
              <w:rPr>
                <w:rFonts w:hint="eastAsia"/>
                <w:sz w:val="18"/>
              </w:rPr>
              <w:t>收款兼客</w:t>
            </w:r>
            <w:proofErr w:type="gramEnd"/>
            <w:r>
              <w:rPr>
                <w:rFonts w:hint="eastAsia"/>
                <w:sz w:val="18"/>
              </w:rPr>
              <w:t>：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表单内容为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收款的兼客姓名及对应工资。</w:t>
            </w:r>
            <w:r>
              <w:rPr>
                <w:rFonts w:hint="eastAsia"/>
                <w:sz w:val="18"/>
              </w:rPr>
              <w:t xml:space="preserve"> </w:t>
            </w:r>
            <w:proofErr w:type="gramStart"/>
            <w:r>
              <w:rPr>
                <w:rFonts w:hint="eastAsia"/>
                <w:sz w:val="18"/>
              </w:rPr>
              <w:t>点击兼</w:t>
            </w:r>
            <w:proofErr w:type="gramEnd"/>
            <w:r>
              <w:rPr>
                <w:rFonts w:hint="eastAsia"/>
                <w:sz w:val="18"/>
              </w:rPr>
              <w:t>客姓名，可以跳转至【用户详情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资金账户】。）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  <w:highlight w:val="yellow"/>
              </w:rPr>
              <w:t>（新增）操作：查看明细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lastRenderedPageBreak/>
              <w:drawing>
                <wp:inline distT="0" distB="0" distL="0" distR="0">
                  <wp:extent cx="4162425" cy="3176905"/>
                  <wp:effectExtent l="0" t="0" r="9525" b="4445"/>
                  <wp:docPr id="13" name="图片 13" descr="C:\Users\hanju\AppData\Local\Microsoft\Windows\INetCache\Content.Word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C:\Users\hanju\AppData\Local\Microsoft\Windows\INetCache\Content.Word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17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>点击操作「查看明细」，跳转新页面</w:t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>表单字段信息：</w:t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- </w:t>
            </w:r>
            <w:r>
              <w:rPr>
                <w:rFonts w:hint="eastAsia"/>
                <w:sz w:val="18"/>
              </w:rPr>
              <w:t>创建时间：雇主在</w:t>
            </w: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端点击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在线支付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并成功支付工资账单的时间。列表数据项默认按照【创建时间】数据项进行降序排列。</w:t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- </w:t>
            </w:r>
            <w:r>
              <w:rPr>
                <w:rFonts w:hint="eastAsia"/>
                <w:sz w:val="18"/>
              </w:rPr>
              <w:t>兼客姓名：点击用户姓名，可以跳转至【用户详情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资金账户】。</w:t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- </w:t>
            </w:r>
            <w:r>
              <w:rPr>
                <w:rFonts w:hint="eastAsia"/>
                <w:sz w:val="18"/>
              </w:rPr>
              <w:t>联系电话：</w:t>
            </w:r>
            <w:proofErr w:type="gramStart"/>
            <w:r>
              <w:rPr>
                <w:rFonts w:hint="eastAsia"/>
                <w:sz w:val="18"/>
              </w:rPr>
              <w:t>兼客的</w:t>
            </w:r>
            <w:proofErr w:type="gramEnd"/>
            <w:r>
              <w:rPr>
                <w:rFonts w:hint="eastAsia"/>
                <w:sz w:val="18"/>
              </w:rPr>
              <w:t>联系电话</w:t>
            </w:r>
          </w:p>
          <w:p w:rsidR="00B561BE" w:rsidRDefault="009E157F">
            <w:pPr>
              <w:pStyle w:val="a8"/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工资：该笔账单的工资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161790" cy="25546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255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spacing w:line="240" w:lineRule="auto"/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4" w:name="_Toc10571"/>
      <w:r>
        <w:rPr>
          <w:rFonts w:hint="eastAsia"/>
        </w:rPr>
        <w:t>数据定义更改（低）</w:t>
      </w:r>
      <w:bookmarkEnd w:id="14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推广数据统计字段定义更改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录用人数：在所选日期通过所选渠道成功被雇主录用的用户人数（</w:t>
            </w:r>
            <w:proofErr w:type="gramStart"/>
            <w:r>
              <w:rPr>
                <w:sz w:val="18"/>
              </w:rPr>
              <w:t>以兼客报名</w:t>
            </w:r>
            <w:proofErr w:type="gramEnd"/>
            <w:r>
              <w:rPr>
                <w:sz w:val="18"/>
              </w:rPr>
              <w:t>的渠道为准）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完工人数：在所选日期通过所选渠道实现完工的用户人数。</w:t>
            </w:r>
            <w:r>
              <w:rPr>
                <w:sz w:val="18"/>
              </w:rPr>
              <w:t>(</w:t>
            </w:r>
            <w:r>
              <w:rPr>
                <w:sz w:val="18"/>
              </w:rPr>
              <w:t>雇主完工</w:t>
            </w:r>
            <w:r>
              <w:rPr>
                <w:sz w:val="18"/>
              </w:rPr>
              <w:t>)</w:t>
            </w:r>
            <w:r>
              <w:rPr>
                <w:sz w:val="18"/>
              </w:rPr>
              <w:t>（</w:t>
            </w:r>
            <w:proofErr w:type="gramStart"/>
            <w:r>
              <w:rPr>
                <w:sz w:val="18"/>
              </w:rPr>
              <w:t>以兼客报名</w:t>
            </w:r>
            <w:proofErr w:type="gramEnd"/>
            <w:r>
              <w:rPr>
                <w:sz w:val="18"/>
              </w:rPr>
              <w:t>的渠道为准）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支付人数：所选日期所选渠道在线给</w:t>
            </w:r>
            <w:proofErr w:type="gramStart"/>
            <w:r>
              <w:rPr>
                <w:sz w:val="18"/>
              </w:rPr>
              <w:t>兼客支付</w:t>
            </w:r>
            <w:proofErr w:type="gramEnd"/>
            <w:r>
              <w:rPr>
                <w:sz w:val="18"/>
              </w:rPr>
              <w:t>工资的</w:t>
            </w:r>
            <w:proofErr w:type="gramStart"/>
            <w:r>
              <w:rPr>
                <w:sz w:val="18"/>
              </w:rPr>
              <w:t>兼客人</w:t>
            </w:r>
            <w:proofErr w:type="gramEnd"/>
            <w:r>
              <w:rPr>
                <w:sz w:val="18"/>
              </w:rPr>
              <w:t>数（</w:t>
            </w:r>
            <w:proofErr w:type="gramStart"/>
            <w:r>
              <w:rPr>
                <w:sz w:val="18"/>
              </w:rPr>
              <w:t>以兼客报名</w:t>
            </w:r>
            <w:proofErr w:type="gramEnd"/>
            <w:r>
              <w:rPr>
                <w:sz w:val="18"/>
              </w:rPr>
              <w:t>的渠道为准）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161790" cy="2795270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279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5" w:name="_Toc15188"/>
      <w:proofErr w:type="gramStart"/>
      <w:r>
        <w:rPr>
          <w:rFonts w:hint="eastAsia"/>
        </w:rPr>
        <w:lastRenderedPageBreak/>
        <w:t>微信渠道</w:t>
      </w:r>
      <w:proofErr w:type="gramEnd"/>
      <w:r>
        <w:rPr>
          <w:rFonts w:hint="eastAsia"/>
        </w:rPr>
        <w:t>（高）</w:t>
      </w:r>
      <w:bookmarkEnd w:id="15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proofErr w:type="gramStart"/>
            <w:r>
              <w:rPr>
                <w:sz w:val="18"/>
              </w:rPr>
              <w:t>微信渠道</w:t>
            </w:r>
            <w:proofErr w:type="gramEnd"/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、页面位置：</w:t>
            </w:r>
            <w:proofErr w:type="gramStart"/>
            <w:r>
              <w:rPr>
                <w:rFonts w:hint="eastAsia"/>
                <w:sz w:val="18"/>
              </w:rPr>
              <w:t>兼客众</w:t>
            </w:r>
            <w:proofErr w:type="gramEnd"/>
            <w:r>
              <w:rPr>
                <w:rFonts w:hint="eastAsia"/>
                <w:sz w:val="18"/>
              </w:rPr>
              <w:t>包产品管理和</w:t>
            </w:r>
            <w:proofErr w:type="gramStart"/>
            <w:r>
              <w:rPr>
                <w:rFonts w:hint="eastAsia"/>
                <w:sz w:val="18"/>
              </w:rPr>
              <w:t>微信渠道</w:t>
            </w:r>
            <w:proofErr w:type="gramEnd"/>
            <w:r>
              <w:rPr>
                <w:rFonts w:hint="eastAsia"/>
                <w:sz w:val="18"/>
              </w:rPr>
              <w:t>数据统计之间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表单排序：默认添加时间降序排列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每页显示</w:t>
            </w:r>
            <w:r>
              <w:rPr>
                <w:rFonts w:hint="eastAsia"/>
                <w:sz w:val="18"/>
              </w:rPr>
              <w:t>30</w:t>
            </w:r>
            <w:r>
              <w:rPr>
                <w:rFonts w:hint="eastAsia"/>
                <w:sz w:val="18"/>
              </w:rPr>
              <w:t>条记录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、筛选条件：筛选结果按添加时间降序排列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按合作对象筛选：文本输入框（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、表单字段：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合作对象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联系人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联系电话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微信识别码</w:t>
            </w:r>
            <w:proofErr w:type="gramEnd"/>
            <w:r>
              <w:rPr>
                <w:rFonts w:hint="eastAsia"/>
                <w:sz w:val="18"/>
              </w:rPr>
              <w:t>：由添加人自定义输入识别码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菜单链接：合作对象在其微</w:t>
            </w:r>
            <w:proofErr w:type="gramStart"/>
            <w:r>
              <w:rPr>
                <w:rFonts w:hint="eastAsia"/>
                <w:sz w:val="18"/>
              </w:rPr>
              <w:t>信公众号</w:t>
            </w:r>
            <w:proofErr w:type="gramEnd"/>
            <w:r>
              <w:rPr>
                <w:rFonts w:hint="eastAsia"/>
                <w:sz w:val="18"/>
              </w:rPr>
              <w:t>配置的</w:t>
            </w:r>
            <w:r>
              <w:rPr>
                <w:rFonts w:hint="eastAsia"/>
                <w:sz w:val="18"/>
              </w:rPr>
              <w:t>URL</w:t>
            </w:r>
            <w:r>
              <w:rPr>
                <w:rFonts w:hint="eastAsia"/>
                <w:sz w:val="18"/>
              </w:rPr>
              <w:t>（点击打开链接，跳转链接新页面）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渠道识别码：由添加人自定义输入识别码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子渠道</w:t>
            </w:r>
            <w:proofErr w:type="gramEnd"/>
            <w:r>
              <w:rPr>
                <w:rFonts w:hint="eastAsia"/>
                <w:sz w:val="18"/>
              </w:rPr>
              <w:t>识别码：由添加人自定义输入识别码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业务链接：</w:t>
            </w:r>
            <w:proofErr w:type="gramStart"/>
            <w:r>
              <w:rPr>
                <w:rFonts w:hint="eastAsia"/>
                <w:sz w:val="18"/>
              </w:rPr>
              <w:t>微信配置</w:t>
            </w:r>
            <w:proofErr w:type="gramEnd"/>
            <w:r>
              <w:rPr>
                <w:rFonts w:hint="eastAsia"/>
                <w:sz w:val="18"/>
              </w:rPr>
              <w:t>的</w:t>
            </w:r>
            <w:r>
              <w:rPr>
                <w:rFonts w:hint="eastAsia"/>
                <w:sz w:val="18"/>
              </w:rPr>
              <w:t>URL</w:t>
            </w:r>
            <w:r>
              <w:rPr>
                <w:rFonts w:hint="eastAsia"/>
                <w:sz w:val="18"/>
              </w:rPr>
              <w:t>后，跳转的</w:t>
            </w:r>
            <w:r>
              <w:rPr>
                <w:rFonts w:hint="eastAsia"/>
                <w:sz w:val="18"/>
              </w:rPr>
              <w:t>URL</w:t>
            </w:r>
            <w:r>
              <w:rPr>
                <w:rFonts w:hint="eastAsia"/>
                <w:sz w:val="18"/>
              </w:rPr>
              <w:t>，该</w:t>
            </w:r>
            <w:r>
              <w:rPr>
                <w:rFonts w:hint="eastAsia"/>
                <w:sz w:val="18"/>
              </w:rPr>
              <w:t>URL</w:t>
            </w:r>
            <w:r>
              <w:rPr>
                <w:rFonts w:hint="eastAsia"/>
                <w:sz w:val="18"/>
              </w:rPr>
              <w:t>默认</w:t>
            </w:r>
            <w:proofErr w:type="gramStart"/>
            <w:r>
              <w:rPr>
                <w:rFonts w:hint="eastAsia"/>
                <w:sz w:val="18"/>
              </w:rPr>
              <w:t>为众包</w:t>
            </w:r>
            <w:proofErr w:type="gramEnd"/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站首页（点击打开链接，跳转链接新页面）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添加时间：创建渠道的时间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添加人：读取添加合伙对象的账号姓名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操作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①修改：修改渠道的内容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4</w:t>
            </w:r>
            <w:r>
              <w:rPr>
                <w:rFonts w:hint="eastAsia"/>
                <w:sz w:val="18"/>
              </w:rPr>
              <w:t>、功能：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添加合作渠道：添加一个新的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proofErr w:type="gramEnd"/>
            <w:r>
              <w:rPr>
                <w:rFonts w:hint="eastAsia"/>
                <w:sz w:val="18"/>
              </w:rPr>
              <w:t>渠道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61790" cy="16078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16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5</w:t>
            </w:r>
            <w:r>
              <w:rPr>
                <w:rFonts w:hint="eastAsia"/>
                <w:sz w:val="18"/>
              </w:rPr>
              <w:t>、点击添加合作对象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前置条件：点击添加合作对象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添加合作对象：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合作对象：文本输入，格式不限，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联系人：文本输入，格式不限，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联系电话：文本输入，只限数字且为</w:t>
            </w:r>
            <w:r>
              <w:rPr>
                <w:rFonts w:hint="eastAsia"/>
                <w:sz w:val="18"/>
              </w:rPr>
              <w:t>11</w:t>
            </w:r>
            <w:r>
              <w:rPr>
                <w:rFonts w:hint="eastAsia"/>
                <w:sz w:val="18"/>
              </w:rPr>
              <w:t>个数字否则出现提示：您输入的手机号码无效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微信识</w:t>
            </w:r>
            <w:r>
              <w:rPr>
                <w:rFonts w:hint="eastAsia"/>
                <w:sz w:val="18"/>
              </w:rPr>
              <w:t>别码</w:t>
            </w:r>
            <w:proofErr w:type="gramEnd"/>
            <w:r>
              <w:rPr>
                <w:rFonts w:hint="eastAsia"/>
                <w:sz w:val="18"/>
              </w:rPr>
              <w:t>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渠道识别码：文本输入，格式不限，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子渠道</w:t>
            </w:r>
            <w:proofErr w:type="gramEnd"/>
            <w:r>
              <w:rPr>
                <w:rFonts w:hint="eastAsia"/>
                <w:sz w:val="18"/>
              </w:rPr>
              <w:t>识别码：文本输入，格式不限，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（所有信息为必填，未填写不可以修改出现提示：所有信息必填）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后置条件：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）输出菜单链接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）输出业务链接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025650" cy="275463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715" cy="2787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6</w:t>
            </w:r>
            <w:r>
              <w:rPr>
                <w:rFonts w:hint="eastAsia"/>
                <w:sz w:val="18"/>
              </w:rPr>
              <w:t>、修改合作对象资料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合作对象基本资料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合作对象：文本输入，格式不限，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联系人：文本输入，格式不限，</w:t>
            </w:r>
            <w:r>
              <w:rPr>
                <w:rFonts w:hint="eastAsia"/>
                <w:sz w:val="18"/>
              </w:rPr>
              <w:t>50</w:t>
            </w:r>
            <w:r>
              <w:rPr>
                <w:rFonts w:hint="eastAsia"/>
                <w:sz w:val="18"/>
              </w:rPr>
              <w:t>个字符以内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联系电话：文本输入，只限数字且为</w:t>
            </w:r>
            <w:r>
              <w:rPr>
                <w:rFonts w:hint="eastAsia"/>
                <w:sz w:val="18"/>
              </w:rPr>
              <w:t>11</w:t>
            </w:r>
            <w:r>
              <w:rPr>
                <w:rFonts w:hint="eastAsia"/>
                <w:sz w:val="18"/>
              </w:rPr>
              <w:t>个数字否则出现提示：您输入的手机号码无效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（所有信息为必填，未填写不可以修改出现提示：所有信息必填）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032635" cy="1721485"/>
                  <wp:effectExtent l="0" t="0" r="571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190" cy="172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6" w:name="_Toc11935"/>
      <w:r>
        <w:rPr>
          <w:rFonts w:hint="eastAsia"/>
        </w:rPr>
        <w:t>渠道统计（高）</w:t>
      </w:r>
      <w:bookmarkEnd w:id="16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渠道统计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、页面位置：</w:t>
            </w:r>
            <w:proofErr w:type="gramStart"/>
            <w:r>
              <w:rPr>
                <w:rFonts w:hint="eastAsia"/>
                <w:sz w:val="18"/>
              </w:rPr>
              <w:t>微信渠道</w:t>
            </w:r>
            <w:proofErr w:type="gramEnd"/>
            <w:r>
              <w:rPr>
                <w:rFonts w:hint="eastAsia"/>
                <w:sz w:val="18"/>
              </w:rPr>
              <w:t>之后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表单显示：默认显示所有日期的所有渠道数据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表单排序：默认日期降序排列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</w:rPr>
              <w:t>每页显示</w:t>
            </w:r>
            <w:r>
              <w:rPr>
                <w:rFonts w:hint="eastAsia"/>
                <w:sz w:val="18"/>
              </w:rPr>
              <w:t>30</w:t>
            </w:r>
            <w:r>
              <w:rPr>
                <w:rFonts w:hint="eastAsia"/>
                <w:sz w:val="18"/>
              </w:rPr>
              <w:t>条记录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、筛选条件：筛选结果按添加时间降序排列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按渠道</w:t>
            </w:r>
            <w:proofErr w:type="gramEnd"/>
            <w:r>
              <w:rPr>
                <w:rFonts w:hint="eastAsia"/>
                <w:sz w:val="18"/>
              </w:rPr>
              <w:t>识别码筛选：默认显示全部渠道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-</w:t>
            </w:r>
            <w:r>
              <w:rPr>
                <w:rFonts w:hint="eastAsia"/>
                <w:sz w:val="18"/>
              </w:rPr>
              <w:t>在渠道识别码的基础上，按</w:t>
            </w:r>
            <w:proofErr w:type="gramStart"/>
            <w:r>
              <w:rPr>
                <w:rFonts w:hint="eastAsia"/>
                <w:sz w:val="18"/>
              </w:rPr>
              <w:t>子渠道</w:t>
            </w:r>
            <w:proofErr w:type="gramEnd"/>
            <w:r>
              <w:rPr>
                <w:rFonts w:hint="eastAsia"/>
                <w:sz w:val="18"/>
              </w:rPr>
              <w:t>识别码筛选，默认显示全部自渠道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按日期筛选：精确至“日”即可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、表单字段：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日期：年月日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访问人次：通过该渠道的访问人次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访问人数：通过该渠道的访问人数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新增注册人数：通过该渠道新增注册人数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登录人数：通过该渠道登录人数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任务阅读人数：通过该渠道的任务阅读人数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领取任务人数：通过该渠道的领取任务人数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提交任务人数：通过该渠道的提交任务人数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完成任务人数：通过该渠道的完成任务人数（雇主验收通过）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任务服务费：单位（元），数值保留</w:t>
            </w: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位小数，通过该渠道平台获得</w:t>
            </w:r>
            <w:proofErr w:type="gramStart"/>
            <w:r>
              <w:rPr>
                <w:rFonts w:hint="eastAsia"/>
                <w:sz w:val="18"/>
              </w:rPr>
              <w:t>得</w:t>
            </w:r>
            <w:proofErr w:type="gramEnd"/>
            <w:r>
              <w:rPr>
                <w:rFonts w:hint="eastAsia"/>
                <w:sz w:val="18"/>
              </w:rPr>
              <w:t>服务费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业务转化率：数值转化为百分数，且保留</w:t>
            </w: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个小数，业务转化率</w:t>
            </w:r>
            <w:r>
              <w:rPr>
                <w:rFonts w:hint="eastAsia"/>
                <w:sz w:val="18"/>
              </w:rPr>
              <w:t>=</w:t>
            </w:r>
            <w:r>
              <w:rPr>
                <w:rFonts w:hint="eastAsia"/>
                <w:sz w:val="18"/>
              </w:rPr>
              <w:t>任务完成人数</w:t>
            </w:r>
            <w:r>
              <w:rPr>
                <w:rFonts w:hint="eastAsia"/>
                <w:sz w:val="18"/>
              </w:rPr>
              <w:t>/</w:t>
            </w:r>
            <w:r>
              <w:rPr>
                <w:rFonts w:hint="eastAsia"/>
                <w:sz w:val="18"/>
              </w:rPr>
              <w:t>登录人数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161790" cy="909320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90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7" w:name="_Toc26111"/>
      <w:r>
        <w:rPr>
          <w:rFonts w:hint="eastAsia"/>
        </w:rPr>
        <w:t>一人分销（高）</w:t>
      </w:r>
      <w:bookmarkEnd w:id="17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一人分销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端、</w:t>
            </w: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服务端重复执行的任务逻辑调整：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【目前：重复执行领取后，必须提交任务并雇主验收后，才可继续领取任务。】更改为：【重复执行领取后，不需要提交任务并雇主验收后，才可继续领取任务，可以同时进行多次提交。】</w:t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任务详情页面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点击任务列表中的可重复执行的任务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）当任务被设置为重复执行时，该任务的任务详情底部会有「承包任务」和「什么是承包任务？」按钮。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点击「承包任务」</w:t>
            </w:r>
            <w:r>
              <w:rPr>
                <w:rFonts w:hint="eastAsia"/>
                <w:sz w:val="18"/>
              </w:rPr>
              <w:t>判断用户是否登录，如果没有登录，弹出登录框，若用户已登录，则</w:t>
            </w:r>
            <w:r>
              <w:rPr>
                <w:sz w:val="18"/>
              </w:rPr>
              <w:t>跳转至承包任务页面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rFonts w:hint="eastAsia"/>
                <w:sz w:val="18"/>
              </w:rPr>
              <w:t>）点击</w:t>
            </w:r>
            <w:r>
              <w:rPr>
                <w:sz w:val="18"/>
              </w:rPr>
              <w:t>「什么是承包任务」跳转下面链接页面</w:t>
            </w:r>
            <w:r>
              <w:rPr>
                <w:rFonts w:hint="eastAsia"/>
                <w:sz w:val="18"/>
              </w:rPr>
              <w:t>，链接是：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【</w:t>
            </w:r>
            <w:r>
              <w:t>http://mp.weixin.qq.com/s?__biz=MzI5NTE3ODU5Nw==&amp;mid=503587472&amp;idx=1&amp;sn=7b3e829978f56d776b60c4b1c2069b39&amp;scene=1</w:t>
            </w:r>
            <w:r>
              <w:t>9#wechat_redirec</w:t>
            </w:r>
            <w:r>
              <w:rPr>
                <w:sz w:val="18"/>
              </w:rPr>
              <w:t>】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62150" cy="68770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687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承包任务页面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任务二维码子页面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点击「承包任务按钮」</w:t>
            </w:r>
          </w:p>
          <w:p w:rsidR="00B561BE" w:rsidRDefault="009E157F">
            <w:pPr>
              <w:pStyle w:val="21"/>
              <w:ind w:left="360" w:firstLineChars="0" w:firstLine="0"/>
              <w:rPr>
                <w:smallCaps/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任务二维码子页面包含</w:t>
            </w:r>
            <w:r>
              <w:rPr>
                <w:rFonts w:hint="eastAsia"/>
                <w:smallCaps/>
                <w:sz w:val="18"/>
              </w:rPr>
              <w:t>文案</w:t>
            </w:r>
            <w:r>
              <w:rPr>
                <w:rFonts w:hint="eastAsia"/>
                <w:smallCaps/>
                <w:sz w:val="18"/>
              </w:rPr>
              <w:t>+</w:t>
            </w:r>
            <w:r>
              <w:rPr>
                <w:rFonts w:hint="eastAsia"/>
                <w:smallCaps/>
                <w:sz w:val="18"/>
              </w:rPr>
              <w:t>二维码，文案</w:t>
            </w:r>
            <w:proofErr w:type="gramStart"/>
            <w:r>
              <w:rPr>
                <w:rFonts w:hint="eastAsia"/>
                <w:smallCaps/>
                <w:sz w:val="18"/>
              </w:rPr>
              <w:t>一</w:t>
            </w:r>
            <w:proofErr w:type="gramEnd"/>
            <w:r>
              <w:rPr>
                <w:rFonts w:hint="eastAsia"/>
                <w:smallCaps/>
                <w:sz w:val="18"/>
              </w:rPr>
              <w:t>：【找朋友帮忙做任务】，文案二：【邀请您的朋友扫描二维码，朋友为您提交任务并通过雇主验收，您将获得任务奖励】，二维码：该任务及该登录用户的特殊二维码</w:t>
            </w:r>
          </w:p>
          <w:p w:rsidR="00B561BE" w:rsidRDefault="009E157F">
            <w:pPr>
              <w:pStyle w:val="21"/>
              <w:ind w:left="360" w:firstLineChars="0" w:firstLine="0"/>
              <w:rPr>
                <w:smallCaps/>
                <w:sz w:val="18"/>
              </w:rPr>
            </w:pPr>
            <w:r>
              <w:rPr>
                <w:smallCaps/>
                <w:sz w:val="18"/>
              </w:rPr>
              <w:t>3</w:t>
            </w:r>
            <w:r>
              <w:rPr>
                <w:rFonts w:hint="eastAsia"/>
                <w:smallCaps/>
                <w:sz w:val="18"/>
              </w:rPr>
              <w:t>）当其他用户扫描二维码，判断该任务是否已经下架，若已下架，则出现提示</w:t>
            </w:r>
            <w:r>
              <w:rPr>
                <w:rFonts w:hint="eastAsia"/>
                <w:smallCaps/>
                <w:sz w:val="18"/>
              </w:rPr>
              <w:lastRenderedPageBreak/>
              <w:t>文案：该链接已失效。若未下架，则跳转任务详情页面（特殊）</w:t>
            </w:r>
          </w:p>
          <w:p w:rsidR="00B561BE" w:rsidRDefault="009E157F">
            <w:pPr>
              <w:pStyle w:val="21"/>
              <w:ind w:left="360" w:firstLineChars="0" w:firstLine="0"/>
              <w:rPr>
                <w:smallCaps/>
                <w:sz w:val="18"/>
              </w:rPr>
            </w:pPr>
            <w:r>
              <w:rPr>
                <w:rFonts w:hint="eastAsia"/>
                <w:smallCaps/>
                <w:sz w:val="18"/>
              </w:rPr>
              <w:t>4</w:t>
            </w:r>
            <w:r>
              <w:rPr>
                <w:rFonts w:hint="eastAsia"/>
                <w:smallCaps/>
                <w:sz w:val="18"/>
              </w:rPr>
              <w:t>）</w:t>
            </w:r>
            <w:r>
              <w:rPr>
                <w:smallCaps/>
                <w:sz w:val="18"/>
              </w:rPr>
              <w:t>二</w:t>
            </w:r>
            <w:proofErr w:type="gramStart"/>
            <w:r>
              <w:rPr>
                <w:smallCaps/>
                <w:sz w:val="18"/>
              </w:rPr>
              <w:t>维码已</w:t>
            </w:r>
            <w:proofErr w:type="gramEnd"/>
            <w:r>
              <w:rPr>
                <w:smallCaps/>
                <w:sz w:val="18"/>
              </w:rPr>
              <w:t>失效页面包含</w:t>
            </w:r>
            <w:r>
              <w:rPr>
                <w:rFonts w:hint="eastAsia"/>
                <w:smallCaps/>
                <w:sz w:val="18"/>
              </w:rPr>
              <w:t>：常用</w:t>
            </w:r>
            <w:r>
              <w:rPr>
                <w:smallCaps/>
                <w:sz w:val="18"/>
              </w:rPr>
              <w:t>失效图标</w:t>
            </w:r>
            <w:r>
              <w:rPr>
                <w:rFonts w:hint="eastAsia"/>
                <w:smallCaps/>
                <w:sz w:val="18"/>
              </w:rPr>
              <w:t>+</w:t>
            </w:r>
            <w:r>
              <w:rPr>
                <w:rFonts w:hint="eastAsia"/>
                <w:smallCaps/>
                <w:sz w:val="18"/>
              </w:rPr>
              <w:t>文案【链接已失效</w:t>
            </w:r>
            <w:r>
              <w:rPr>
                <w:rFonts w:hint="eastAsia"/>
                <w:smallCaps/>
                <w:sz w:val="18"/>
              </w:rPr>
              <w:t xml:space="preserve">  </w:t>
            </w:r>
            <w:r>
              <w:rPr>
                <w:rFonts w:hint="eastAsia"/>
                <w:smallCaps/>
                <w:sz w:val="18"/>
              </w:rPr>
              <w:t>去看看其他任务吧</w:t>
            </w:r>
            <w:r>
              <w:rPr>
                <w:rFonts w:hint="eastAsia"/>
                <w:smallCaps/>
                <w:sz w:val="18"/>
              </w:rPr>
              <w:t>~</w:t>
            </w:r>
            <w:r>
              <w:rPr>
                <w:rFonts w:hint="eastAsia"/>
                <w:smallCaps/>
                <w:sz w:val="18"/>
              </w:rPr>
              <w:t>】</w:t>
            </w:r>
            <w:r>
              <w:rPr>
                <w:smallCaps/>
                <w:sz w:val="18"/>
                <w:highlight w:val="yellow"/>
              </w:rPr>
              <w:t>注意</w:t>
            </w:r>
            <w:r>
              <w:rPr>
                <w:rFonts w:hint="eastAsia"/>
                <w:smallCaps/>
                <w:sz w:val="18"/>
                <w:highlight w:val="yellow"/>
              </w:rPr>
              <w:t>：</w:t>
            </w:r>
            <w:r>
              <w:rPr>
                <w:smallCaps/>
                <w:sz w:val="18"/>
                <w:highlight w:val="yellow"/>
              </w:rPr>
              <w:t>该页面没有返回按钮</w:t>
            </w:r>
            <w:r>
              <w:rPr>
                <w:rFonts w:hint="eastAsia"/>
                <w:smallCaps/>
                <w:sz w:val="18"/>
                <w:highlight w:val="yellow"/>
              </w:rPr>
              <w:t>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914525" cy="33051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893570" cy="33045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68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任务详情页面（特殊）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朋友扫描二维码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进入特殊的任务详情页面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进入任务详情页面</w:t>
            </w:r>
            <w:r>
              <w:rPr>
                <w:rFonts w:hint="eastAsia"/>
                <w:sz w:val="18"/>
              </w:rPr>
              <w:t>（特殊），判断该任务是否抢完，若已抢完，底部【提交材料】按钮文案变为【已抢完】且灰色不可点击。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3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任务详情页面</w:t>
            </w:r>
            <w:r>
              <w:rPr>
                <w:rFonts w:hint="eastAsia"/>
                <w:sz w:val="18"/>
              </w:rPr>
              <w:t>（特殊）</w:t>
            </w:r>
            <w:r>
              <w:rPr>
                <w:sz w:val="18"/>
              </w:rPr>
              <w:t>包含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任务说明</w:t>
            </w:r>
            <w:r>
              <w:rPr>
                <w:rFonts w:hint="eastAsia"/>
                <w:sz w:val="18"/>
              </w:rPr>
              <w:t>+</w:t>
            </w:r>
            <w:r>
              <w:rPr>
                <w:sz w:val="18"/>
              </w:rPr>
              <w:t>注意事项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提交说明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任务要求（上</w:t>
            </w:r>
            <w:proofErr w:type="gramStart"/>
            <w:r>
              <w:rPr>
                <w:rFonts w:hint="eastAsia"/>
                <w:sz w:val="18"/>
              </w:rPr>
              <w:t>传图片</w:t>
            </w:r>
            <w:proofErr w:type="gramEnd"/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上传文本）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文本输入框（提交人昵称）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提交材料按钮，</w:t>
            </w:r>
            <w:r>
              <w:rPr>
                <w:sz w:val="18"/>
              </w:rPr>
              <w:t>其中只有提交人昵称为新增字段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其他的字段已存在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即不做说明</w:t>
            </w:r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注意</w:t>
            </w:r>
            <w:r>
              <w:rPr>
                <w:rFonts w:hint="eastAsia"/>
                <w:sz w:val="18"/>
              </w:rPr>
              <w:t>：雇主</w:t>
            </w:r>
            <w:r>
              <w:rPr>
                <w:sz w:val="18"/>
              </w:rPr>
              <w:t>要求任务</w:t>
            </w:r>
            <w:r>
              <w:rPr>
                <w:rFonts w:hint="eastAsia"/>
                <w:sz w:val="18"/>
              </w:rPr>
              <w:t>上</w:t>
            </w:r>
            <w:proofErr w:type="gramStart"/>
            <w:r>
              <w:rPr>
                <w:rFonts w:hint="eastAsia"/>
                <w:sz w:val="18"/>
              </w:rPr>
              <w:t>传具体</w:t>
            </w:r>
            <w:proofErr w:type="gramEnd"/>
            <w:r>
              <w:rPr>
                <w:rFonts w:hint="eastAsia"/>
                <w:sz w:val="18"/>
              </w:rPr>
              <w:t>内容，前端显示三种情况：</w:t>
            </w: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、文本。</w:t>
            </w: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、图片。</w:t>
            </w: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、文本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图片。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  <w:highlight w:val="yellow"/>
              </w:rPr>
              <w:t>4</w:t>
            </w:r>
            <w:r>
              <w:rPr>
                <w:rFonts w:hint="eastAsia"/>
                <w:sz w:val="18"/>
                <w:highlight w:val="yellow"/>
              </w:rPr>
              <w:t>）</w:t>
            </w:r>
            <w:r>
              <w:rPr>
                <w:sz w:val="18"/>
                <w:highlight w:val="yellow"/>
              </w:rPr>
              <w:t>提交人昵称输入框</w:t>
            </w:r>
            <w:r>
              <w:rPr>
                <w:rFonts w:hint="eastAsia"/>
                <w:sz w:val="18"/>
                <w:highlight w:val="yellow"/>
              </w:rPr>
              <w:t>：</w:t>
            </w:r>
            <w:r>
              <w:rPr>
                <w:sz w:val="18"/>
                <w:highlight w:val="yellow"/>
              </w:rPr>
              <w:t>格式不限</w:t>
            </w:r>
            <w:r>
              <w:rPr>
                <w:rFonts w:hint="eastAsia"/>
                <w:sz w:val="18"/>
                <w:highlight w:val="yellow"/>
              </w:rPr>
              <w:t>，</w:t>
            </w:r>
            <w:r>
              <w:rPr>
                <w:rFonts w:hint="eastAsia"/>
                <w:sz w:val="18"/>
                <w:highlight w:val="yellow"/>
              </w:rPr>
              <w:t>2-10</w:t>
            </w:r>
            <w:r>
              <w:rPr>
                <w:rFonts w:hint="eastAsia"/>
                <w:sz w:val="18"/>
                <w:highlight w:val="yellow"/>
              </w:rPr>
              <w:t>个汉字或字母以内且未输入前，有提示文字文案：【请输入姓名】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  <w:highlight w:val="yellow"/>
              </w:rPr>
              <w:t>5</w:t>
            </w:r>
            <w:r>
              <w:rPr>
                <w:rFonts w:hint="eastAsia"/>
                <w:sz w:val="18"/>
                <w:highlight w:val="yellow"/>
              </w:rPr>
              <w:t>）本页面需要填写的材料都为必填。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  <w:highlight w:val="yellow"/>
              </w:rPr>
              <w:t>注意</w:t>
            </w:r>
            <w:r>
              <w:rPr>
                <w:rFonts w:hint="eastAsia"/>
                <w:sz w:val="18"/>
                <w:highlight w:val="yellow"/>
              </w:rPr>
              <w:t>：</w:t>
            </w:r>
            <w:r>
              <w:rPr>
                <w:sz w:val="18"/>
                <w:highlight w:val="yellow"/>
              </w:rPr>
              <w:t>该页面没有返回按钮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24050" cy="78295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782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提交成功页面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点击任务详情页面</w:t>
            </w:r>
            <w:r>
              <w:rPr>
                <w:rFonts w:hint="eastAsia"/>
                <w:sz w:val="18"/>
              </w:rPr>
              <w:t>（特殊）的「提交材料」按钮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）提交成功页面包含（样式看</w:t>
            </w:r>
            <w:r>
              <w:rPr>
                <w:rFonts w:hint="eastAsia"/>
                <w:sz w:val="18"/>
              </w:rPr>
              <w:t>UI</w:t>
            </w:r>
            <w:r>
              <w:rPr>
                <w:rFonts w:hint="eastAsia"/>
                <w:sz w:val="18"/>
              </w:rPr>
              <w:t>图）：图标</w:t>
            </w:r>
            <w:r>
              <w:rPr>
                <w:sz w:val="18"/>
              </w:rPr>
              <w:t>+</w:t>
            </w:r>
            <w:r>
              <w:rPr>
                <w:sz w:val="18"/>
              </w:rPr>
              <w:t>文案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二维码（</w:t>
            </w:r>
            <w:proofErr w:type="gramStart"/>
            <w:r>
              <w:rPr>
                <w:rFonts w:hint="eastAsia"/>
                <w:sz w:val="18"/>
              </w:rPr>
              <w:t>兼客众包微信公众</w:t>
            </w:r>
            <w:r>
              <w:rPr>
                <w:rFonts w:hint="eastAsia"/>
                <w:sz w:val="18"/>
              </w:rPr>
              <w:lastRenderedPageBreak/>
              <w:t>号</w:t>
            </w:r>
            <w:proofErr w:type="gramEnd"/>
            <w:r>
              <w:rPr>
                <w:rFonts w:hint="eastAsia"/>
                <w:sz w:val="18"/>
              </w:rPr>
              <w:t>二维码），</w:t>
            </w:r>
            <w:r>
              <w:rPr>
                <w:sz w:val="18"/>
              </w:rPr>
              <w:t>图标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与正常任务提交材料成功的图标相同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文案</w:t>
            </w:r>
            <w:proofErr w:type="gramStart"/>
            <w:r>
              <w:rPr>
                <w:sz w:val="18"/>
              </w:rPr>
              <w:t>一</w:t>
            </w:r>
            <w:proofErr w:type="gramEnd"/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提交成功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文案二</w:t>
            </w:r>
            <w:r>
              <w:rPr>
                <w:rFonts w:hint="eastAsia"/>
                <w:sz w:val="18"/>
              </w:rPr>
              <w:t>：</w:t>
            </w:r>
            <w:proofErr w:type="gramStart"/>
            <w:r>
              <w:rPr>
                <w:rFonts w:hint="eastAsia"/>
                <w:sz w:val="18"/>
              </w:rPr>
              <w:t>长按识别</w:t>
            </w:r>
            <w:proofErr w:type="gramEnd"/>
            <w:r>
              <w:rPr>
                <w:rFonts w:hint="eastAsia"/>
                <w:sz w:val="18"/>
              </w:rPr>
              <w:t>二维码，二维码：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proofErr w:type="gramEnd"/>
            <w:r>
              <w:rPr>
                <w:rFonts w:hint="eastAsia"/>
                <w:sz w:val="18"/>
              </w:rPr>
              <w:t>二维码，文案三：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兼客众包</w:t>
            </w:r>
            <w:proofErr w:type="gramEnd"/>
            <w:r>
              <w:rPr>
                <w:rFonts w:hint="eastAsia"/>
                <w:sz w:val="18"/>
              </w:rPr>
              <w:t>：</w:t>
            </w:r>
            <w:proofErr w:type="spellStart"/>
            <w:r>
              <w:rPr>
                <w:rFonts w:hint="eastAsia"/>
                <w:sz w:val="18"/>
              </w:rPr>
              <w:t>zhairenwu</w:t>
            </w:r>
            <w:proofErr w:type="spellEnd"/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  <w:highlight w:val="yellow"/>
              </w:rPr>
              <w:t>注意</w:t>
            </w:r>
            <w:r>
              <w:rPr>
                <w:rFonts w:hint="eastAsia"/>
                <w:sz w:val="18"/>
                <w:highlight w:val="yellow"/>
              </w:rPr>
              <w:t>：</w:t>
            </w:r>
            <w:r>
              <w:rPr>
                <w:sz w:val="18"/>
                <w:highlight w:val="yellow"/>
              </w:rPr>
              <w:t>该页面没有返回按钮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1894840" cy="331914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867" cy="3334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承包任务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已提交列表子页面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：点击承包任务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任务二维码子页面的已提交列表按钮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rFonts w:hint="eastAsia"/>
                <w:sz w:val="18"/>
              </w:rPr>
              <w:t>）（左图）承包任务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已提交列表子页面中任务单元格包括：提交人昵称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提交时间（精确到秒）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材料审核状态（审核中、未通过、任务完成、任务失败）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3</w:t>
            </w:r>
            <w:r>
              <w:rPr>
                <w:rFonts w:hint="eastAsia"/>
                <w:sz w:val="18"/>
              </w:rPr>
              <w:t>）（右图）承包任务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已提交列表子页面没有任何的数据情况下包含：图标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文案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图标</w:t>
            </w:r>
            <w:r>
              <w:rPr>
                <w:rFonts w:hint="eastAsia"/>
                <w:sz w:val="18"/>
              </w:rPr>
              <w:t>：</w:t>
            </w:r>
            <w:proofErr w:type="gramStart"/>
            <w:r>
              <w:rPr>
                <w:sz w:val="18"/>
              </w:rPr>
              <w:t>兼客众包</w:t>
            </w:r>
            <w:proofErr w:type="gramEnd"/>
            <w:r>
              <w:rPr>
                <w:sz w:val="18"/>
              </w:rPr>
              <w:t>常用的无数据图标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文案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还没有任务材料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快去邀请朋友来提交吧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25320" cy="3366135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164" cy="3374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1948180" cy="3383915"/>
                  <wp:effectExtent l="0" t="0" r="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073" cy="341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我的任务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已提交子页面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当有其他用户提交材料后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该用户账号中的我的任务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已提交子页面会增加一条任务记录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该任务单元格右上角新增一个</w:t>
            </w:r>
            <w:r>
              <w:rPr>
                <w:rFonts w:hint="eastAsia"/>
                <w:sz w:val="18"/>
              </w:rPr>
              <w:t>“二维码提交”标识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030730" cy="3532505"/>
                  <wp:effectExtent l="0" t="0" r="762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731" cy="354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我的任务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已结束子页面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当有其他用户提交材料并雇主验收后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该用户账号中的我的任务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已结束子页面</w:t>
            </w:r>
            <w:r>
              <w:rPr>
                <w:sz w:val="18"/>
              </w:rPr>
              <w:lastRenderedPageBreak/>
              <w:t>会增加一条任务记录</w:t>
            </w:r>
            <w:r>
              <w:rPr>
                <w:rFonts w:hint="eastAsia"/>
                <w:sz w:val="18"/>
              </w:rPr>
              <w:t>（未通过、任务完成、任务失败），</w:t>
            </w:r>
            <w:r>
              <w:rPr>
                <w:sz w:val="18"/>
              </w:rPr>
              <w:t>该任务单元格右上角新增一个</w:t>
            </w:r>
            <w:r>
              <w:rPr>
                <w:rFonts w:hint="eastAsia"/>
                <w:sz w:val="18"/>
              </w:rPr>
              <w:t>“二维码提交”标识。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2092960" cy="3645535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666" cy="365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21"/>
              <w:numPr>
                <w:ilvl w:val="0"/>
                <w:numId w:val="8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查看材料的任务详情页面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1</w:t>
            </w:r>
            <w:r>
              <w:rPr>
                <w:rFonts w:hint="eastAsia"/>
                <w:sz w:val="18"/>
              </w:rPr>
              <w:t>）前置条件：点击已提交任务列表中的任务单元格或我的任务中的任务单元格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前置条件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朋友扫描二维码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进入特殊的任务详情页面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rFonts w:hint="eastAsia"/>
                <w:sz w:val="18"/>
              </w:rPr>
              <w:t>）</w:t>
            </w:r>
            <w:r>
              <w:rPr>
                <w:sz w:val="18"/>
              </w:rPr>
              <w:t>任务详情页面</w:t>
            </w:r>
            <w:r>
              <w:rPr>
                <w:rFonts w:hint="eastAsia"/>
                <w:sz w:val="18"/>
              </w:rPr>
              <w:t>（特殊）</w:t>
            </w:r>
            <w:r>
              <w:rPr>
                <w:sz w:val="18"/>
              </w:rPr>
              <w:t>包含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任务说明</w:t>
            </w:r>
            <w:r>
              <w:rPr>
                <w:rFonts w:hint="eastAsia"/>
                <w:sz w:val="18"/>
              </w:rPr>
              <w:t>+</w:t>
            </w:r>
            <w:r>
              <w:rPr>
                <w:sz w:val="18"/>
              </w:rPr>
              <w:t>注意事项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提交说明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其他用户按照任务要求已提交的（上</w:t>
            </w:r>
            <w:proofErr w:type="gramStart"/>
            <w:r>
              <w:rPr>
                <w:rFonts w:hint="eastAsia"/>
                <w:sz w:val="18"/>
              </w:rPr>
              <w:t>传图片</w:t>
            </w:r>
            <w:proofErr w:type="gramEnd"/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上传文本）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其他用户已提交的（提交人昵称）。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943100" cy="74771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747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pStyle w:val="21"/>
              <w:numPr>
                <w:ilvl w:val="0"/>
                <w:numId w:val="9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新增表单字段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proofErr w:type="gramStart"/>
            <w:r>
              <w:rPr>
                <w:rFonts w:hint="eastAsia"/>
                <w:sz w:val="18"/>
              </w:rPr>
              <w:t>二维码提交</w:t>
            </w:r>
            <w:proofErr w:type="gramEnd"/>
            <w:r>
              <w:rPr>
                <w:rFonts w:hint="eastAsia"/>
                <w:sz w:val="18"/>
              </w:rPr>
              <w:t>：是或否，是否通过扫描</w:t>
            </w:r>
            <w:proofErr w:type="gramStart"/>
            <w:r>
              <w:rPr>
                <w:rFonts w:hint="eastAsia"/>
                <w:sz w:val="18"/>
              </w:rPr>
              <w:t>二维码提交</w:t>
            </w:r>
            <w:proofErr w:type="gramEnd"/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提交人昵称：如果是</w:t>
            </w:r>
            <w:proofErr w:type="gramStart"/>
            <w:r>
              <w:rPr>
                <w:rFonts w:hint="eastAsia"/>
                <w:sz w:val="18"/>
              </w:rPr>
              <w:t>二维码提交</w:t>
            </w:r>
            <w:proofErr w:type="gramEnd"/>
            <w:r>
              <w:rPr>
                <w:rFonts w:hint="eastAsia"/>
                <w:sz w:val="18"/>
              </w:rPr>
              <w:t>，显示提交人昵称。如果不是</w:t>
            </w:r>
            <w:proofErr w:type="gramStart"/>
            <w:r>
              <w:rPr>
                <w:rFonts w:hint="eastAsia"/>
                <w:sz w:val="18"/>
              </w:rPr>
              <w:t>二维码提交</w:t>
            </w:r>
            <w:proofErr w:type="gramEnd"/>
            <w:r>
              <w:rPr>
                <w:rFonts w:hint="eastAsia"/>
                <w:sz w:val="18"/>
              </w:rPr>
              <w:t>，则不显</w:t>
            </w:r>
            <w:r>
              <w:rPr>
                <w:rFonts w:hint="eastAsia"/>
                <w:sz w:val="18"/>
              </w:rPr>
              <w:lastRenderedPageBreak/>
              <w:t>示。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>
                  <wp:extent cx="4161790" cy="149161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8" w:name="_Toc9159"/>
      <w:proofErr w:type="gramStart"/>
      <w:r>
        <w:rPr>
          <w:rFonts w:hint="eastAsia"/>
        </w:rPr>
        <w:t>微信公众号</w:t>
      </w:r>
      <w:proofErr w:type="gramEnd"/>
      <w:r>
        <w:rPr>
          <w:rFonts w:hint="eastAsia"/>
        </w:rPr>
        <w:t>的曝光（低）</w:t>
      </w:r>
      <w:bookmarkEnd w:id="18"/>
    </w:p>
    <w:tbl>
      <w:tblPr>
        <w:tblW w:w="841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4"/>
        <w:gridCol w:w="6770"/>
      </w:tblGrid>
      <w:tr w:rsidR="00B561BE">
        <w:trPr>
          <w:trHeight w:val="441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rPr>
          <w:trHeight w:val="419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proofErr w:type="gramStart"/>
            <w:r>
              <w:rPr>
                <w:sz w:val="18"/>
              </w:rPr>
              <w:t>微信公众号</w:t>
            </w:r>
            <w:proofErr w:type="gramEnd"/>
            <w:r>
              <w:rPr>
                <w:sz w:val="18"/>
              </w:rPr>
              <w:t>的曝光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sz w:val="18"/>
              </w:rPr>
              <w:t>低</w:t>
            </w:r>
          </w:p>
        </w:tc>
      </w:tr>
      <w:tr w:rsidR="00B561BE">
        <w:trPr>
          <w:trHeight w:val="410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rPr>
          <w:trHeight w:val="664"/>
        </w:trPr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21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正常任务领取提交后的提交成功页面新增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proofErr w:type="gramEnd"/>
            <w:r>
              <w:rPr>
                <w:rFonts w:hint="eastAsia"/>
                <w:sz w:val="18"/>
              </w:rPr>
              <w:t>的曝光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提交成功页面包含（样式看</w:t>
            </w:r>
            <w:r>
              <w:rPr>
                <w:rFonts w:hint="eastAsia"/>
                <w:sz w:val="18"/>
              </w:rPr>
              <w:t>UI</w:t>
            </w:r>
            <w:r>
              <w:rPr>
                <w:rFonts w:hint="eastAsia"/>
                <w:sz w:val="18"/>
              </w:rPr>
              <w:t>图）：图标</w:t>
            </w:r>
            <w:r>
              <w:rPr>
                <w:sz w:val="18"/>
              </w:rPr>
              <w:t>+</w:t>
            </w:r>
            <w:r>
              <w:rPr>
                <w:sz w:val="18"/>
              </w:rPr>
              <w:t>返回任务列表按钮</w:t>
            </w:r>
            <w:r>
              <w:rPr>
                <w:rFonts w:hint="eastAsia"/>
                <w:sz w:val="18"/>
              </w:rPr>
              <w:t>+</w:t>
            </w:r>
            <w:r>
              <w:rPr>
                <w:sz w:val="18"/>
              </w:rPr>
              <w:t>文案</w:t>
            </w:r>
            <w:r>
              <w:rPr>
                <w:rFonts w:hint="eastAsia"/>
                <w:sz w:val="18"/>
              </w:rPr>
              <w:t>+</w:t>
            </w:r>
            <w:r>
              <w:rPr>
                <w:rFonts w:hint="eastAsia"/>
                <w:sz w:val="18"/>
              </w:rPr>
              <w:t>二维码（</w:t>
            </w:r>
            <w:proofErr w:type="gramStart"/>
            <w:r>
              <w:rPr>
                <w:rFonts w:hint="eastAsia"/>
                <w:sz w:val="18"/>
              </w:rPr>
              <w:t>兼客众包微信公众号</w:t>
            </w:r>
            <w:proofErr w:type="gramEnd"/>
            <w:r>
              <w:rPr>
                <w:rFonts w:hint="eastAsia"/>
                <w:sz w:val="18"/>
              </w:rPr>
              <w:t>二维码）</w:t>
            </w:r>
          </w:p>
          <w:p w:rsidR="00B561BE" w:rsidRDefault="009E157F">
            <w:pPr>
              <w:pStyle w:val="21"/>
              <w:ind w:left="360" w:firstLineChars="0" w:firstLine="0"/>
              <w:rPr>
                <w:sz w:val="18"/>
              </w:rPr>
            </w:pPr>
            <w:r>
              <w:rPr>
                <w:sz w:val="18"/>
              </w:rPr>
              <w:t>新增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文案</w:t>
            </w:r>
            <w:proofErr w:type="gramStart"/>
            <w:r>
              <w:rPr>
                <w:sz w:val="18"/>
              </w:rPr>
              <w:t>一</w:t>
            </w:r>
            <w:proofErr w:type="gramEnd"/>
            <w:r>
              <w:rPr>
                <w:rFonts w:hint="eastAsia"/>
                <w:sz w:val="18"/>
              </w:rPr>
              <w:t>：</w:t>
            </w:r>
            <w:proofErr w:type="gramStart"/>
            <w:r>
              <w:rPr>
                <w:rFonts w:hint="eastAsia"/>
                <w:sz w:val="18"/>
              </w:rPr>
              <w:t>长按识别</w:t>
            </w:r>
            <w:proofErr w:type="gramEnd"/>
            <w:r>
              <w:rPr>
                <w:rFonts w:hint="eastAsia"/>
                <w:sz w:val="18"/>
              </w:rPr>
              <w:t>二维码，文案二：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r>
              <w:rPr>
                <w:rFonts w:hint="eastAsia"/>
                <w:sz w:val="18"/>
              </w:rPr>
              <w:t xml:space="preserve">  </w:t>
            </w:r>
            <w:r>
              <w:rPr>
                <w:rFonts w:hint="eastAsia"/>
                <w:sz w:val="18"/>
              </w:rPr>
              <w:t>兼客众包</w:t>
            </w:r>
            <w:proofErr w:type="gramEnd"/>
            <w:r>
              <w:rPr>
                <w:rFonts w:hint="eastAsia"/>
                <w:sz w:val="18"/>
              </w:rPr>
              <w:t>：</w:t>
            </w:r>
            <w:proofErr w:type="spellStart"/>
            <w:r>
              <w:rPr>
                <w:rFonts w:hint="eastAsia"/>
                <w:sz w:val="18"/>
              </w:rPr>
              <w:t>zhairenwu</w:t>
            </w:r>
            <w:proofErr w:type="spellEnd"/>
            <w:r>
              <w:rPr>
                <w:rFonts w:hint="eastAsia"/>
                <w:sz w:val="18"/>
              </w:rPr>
              <w:t>，二维码：</w:t>
            </w:r>
            <w:proofErr w:type="gramStart"/>
            <w:r>
              <w:rPr>
                <w:rFonts w:hint="eastAsia"/>
                <w:sz w:val="18"/>
              </w:rPr>
              <w:t>微信公众号</w:t>
            </w:r>
            <w:proofErr w:type="gramEnd"/>
            <w:r>
              <w:rPr>
                <w:rFonts w:hint="eastAsia"/>
                <w:sz w:val="18"/>
              </w:rPr>
              <w:t>二维码。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264410" cy="393065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96" cy="393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19" w:name="_Toc9042"/>
      <w:bookmarkStart w:id="20" w:name="_Toc14243"/>
      <w:bookmarkStart w:id="21" w:name="_Toc24583"/>
      <w:r>
        <w:rPr>
          <w:rFonts w:hint="eastAsia"/>
        </w:rPr>
        <w:t>APP-</w:t>
      </w:r>
      <w:r>
        <w:rPr>
          <w:rFonts w:hint="eastAsia"/>
        </w:rPr>
        <w:t>求职意向（低）</w:t>
      </w:r>
      <w:bookmarkEnd w:id="19"/>
      <w:bookmarkEnd w:id="20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求职意向，目标区域新增：全市范围选择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低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设计部分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端、</w:t>
            </w: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端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rFonts w:hint="eastAsia"/>
                <w:noProof/>
                <w:sz w:val="18"/>
              </w:rPr>
              <w:lastRenderedPageBreak/>
              <w:drawing>
                <wp:inline distT="0" distB="0" distL="114300" distR="114300">
                  <wp:extent cx="1781175" cy="3155950"/>
                  <wp:effectExtent l="0" t="0" r="9525" b="6350"/>
                  <wp:docPr id="2" name="图片 2" descr="C:\Users\Administrator\Desktop\2\5`W$_WYH{)8B1JYH6TNIFII.png5`W$_WYH{)8B1JYH6TNIFI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:\Users\Administrator\Desktop\2\5`W$_WYH{)8B1JYH6TNIFII.png5`W$_WYH{)8B1JYH6TNIFII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求职意向，目标区域新增：全市范围选择，如：福州</w:t>
            </w:r>
          </w:p>
          <w:p w:rsidR="00B561BE" w:rsidRDefault="009E157F">
            <w:pPr>
              <w:numPr>
                <w:ilvl w:val="0"/>
                <w:numId w:val="11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未选中状态下，点击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，取消其它所有区域的选中状态</w:t>
            </w:r>
          </w:p>
          <w:p w:rsidR="00B561BE" w:rsidRDefault="009E157F">
            <w:pPr>
              <w:numPr>
                <w:ilvl w:val="0"/>
                <w:numId w:val="11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选中状态下，点击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，取消选中；点击其它区域，取消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选中状态</w:t>
            </w:r>
          </w:p>
          <w:p w:rsidR="00B561BE" w:rsidRDefault="009E157F">
            <w:pPr>
              <w:tabs>
                <w:tab w:val="left" w:pos="425"/>
              </w:tabs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  <w:r>
              <w:rPr>
                <w:rFonts w:hint="eastAsia"/>
                <w:sz w:val="18"/>
              </w:rPr>
              <w:t>端</w:t>
            </w:r>
          </w:p>
          <w:p w:rsidR="00B561BE" w:rsidRDefault="009E157F">
            <w:pPr>
              <w:jc w:val="center"/>
              <w:rPr>
                <w:sz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4158615" cy="2151380"/>
                  <wp:effectExtent l="0" t="0" r="13335" b="127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15" cy="2151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12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我的订阅，目标区域新增：全市范围选择，如：福州</w:t>
            </w:r>
          </w:p>
          <w:p w:rsidR="00B561BE" w:rsidRDefault="009E157F">
            <w:pPr>
              <w:numPr>
                <w:ilvl w:val="0"/>
                <w:numId w:val="12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未选中状态下，点击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，取消其它所有区域的选中状态</w:t>
            </w:r>
          </w:p>
          <w:p w:rsidR="00B561BE" w:rsidRDefault="009E157F">
            <w:pPr>
              <w:numPr>
                <w:ilvl w:val="0"/>
                <w:numId w:val="12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选中状态下，点击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，取消选中；点击其它区域，取消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福州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选中状态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22" w:name="_Toc27044"/>
      <w:r>
        <w:rPr>
          <w:rFonts w:hint="eastAsia"/>
        </w:rPr>
        <w:t>实名认证（中）</w:t>
      </w:r>
      <w:bookmarkEnd w:id="22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实名认证失败，用户通过</w:t>
            </w:r>
            <w:r>
              <w:rPr>
                <w:rFonts w:hint="eastAsia"/>
                <w:sz w:val="18"/>
              </w:rPr>
              <w:t>IM</w:t>
            </w:r>
            <w:r>
              <w:rPr>
                <w:rFonts w:hint="eastAsia"/>
                <w:sz w:val="18"/>
              </w:rPr>
              <w:t>消息跳转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实名认证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页，保留用户提交信息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中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实名认证失败，</w:t>
            </w:r>
            <w:r>
              <w:rPr>
                <w:rFonts w:hint="eastAsia"/>
                <w:sz w:val="18"/>
              </w:rPr>
              <w:t>IM</w:t>
            </w:r>
            <w:r>
              <w:rPr>
                <w:rFonts w:hint="eastAsia"/>
                <w:sz w:val="18"/>
              </w:rPr>
              <w:t>系统消息发送，用户点击后跳转</w:t>
            </w:r>
            <w:r>
              <w:rPr>
                <w:rFonts w:hint="eastAsia"/>
                <w:sz w:val="18"/>
              </w:rPr>
              <w:t>[</w:t>
            </w:r>
            <w:r>
              <w:rPr>
                <w:rFonts w:hint="eastAsia"/>
                <w:sz w:val="18"/>
              </w:rPr>
              <w:t>实名认证</w:t>
            </w:r>
            <w:r>
              <w:rPr>
                <w:rFonts w:hint="eastAsia"/>
                <w:sz w:val="18"/>
              </w:rPr>
              <w:t>]</w:t>
            </w:r>
            <w:r>
              <w:rPr>
                <w:rFonts w:hint="eastAsia"/>
                <w:sz w:val="18"/>
              </w:rPr>
              <w:t>页码，保留用户之前提交的信息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jc w:val="left"/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23" w:name="_Toc19282"/>
      <w:bookmarkStart w:id="24" w:name="OLE_LINK8"/>
      <w:r>
        <w:rPr>
          <w:rFonts w:hint="eastAsia"/>
        </w:rPr>
        <w:t>无法接收验证码提示（高）</w:t>
      </w:r>
      <w:bookmarkEnd w:id="23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bookmarkStart w:id="25" w:name="OLE_LINK9"/>
            <w:bookmarkEnd w:id="24"/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用户手机无法接收验证码，获取帮助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69795" cy="3868420"/>
                  <wp:effectExtent l="0" t="0" r="1905" b="17780"/>
                  <wp:docPr id="1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795" cy="3868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13"/>
              </w:numPr>
              <w:spacing w:line="240" w:lineRule="auto"/>
              <w:jc w:val="left"/>
            </w:pPr>
            <w:bookmarkStart w:id="26" w:name="OLE_LINK3"/>
            <w:r>
              <w:rPr>
                <w:rFonts w:hint="eastAsia"/>
              </w:rPr>
              <w:lastRenderedPageBreak/>
              <w:t>涉及到需要接收验证码的页面新增</w:t>
            </w:r>
            <w:bookmarkStart w:id="27" w:name="OLE_LINK7"/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  <w:bookmarkEnd w:id="26"/>
            <w:bookmarkEnd w:id="27"/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065655" cy="3526790"/>
                  <wp:effectExtent l="0" t="0" r="10795" b="16510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655" cy="3526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pStyle w:val="11"/>
              <w:numPr>
                <w:ilvl w:val="0"/>
                <w:numId w:val="13"/>
              </w:numPr>
              <w:spacing w:line="240" w:lineRule="auto"/>
              <w:ind w:firstLine="42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，跳转帮助页面</w:t>
            </w:r>
          </w:p>
          <w:p w:rsidR="00B561BE" w:rsidRDefault="009E157F">
            <w:pPr>
              <w:pStyle w:val="11"/>
              <w:numPr>
                <w:ilvl w:val="0"/>
                <w:numId w:val="13"/>
              </w:numPr>
              <w:spacing w:line="240" w:lineRule="auto"/>
              <w:ind w:firstLine="420"/>
              <w:jc w:val="left"/>
            </w:pPr>
            <w:r>
              <w:rPr>
                <w:rFonts w:hint="eastAsia"/>
              </w:rPr>
              <w:t>帮助页面文案：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、检查短信是否被其他应用软件拦截；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2</w:t>
            </w:r>
            <w:r>
              <w:rPr>
                <w:rFonts w:hint="eastAsia"/>
                <w:color w:val="FF0000"/>
              </w:rPr>
              <w:t>、确认手机已缴费</w:t>
            </w:r>
            <w:proofErr w:type="gramStart"/>
            <w:r>
              <w:rPr>
                <w:rFonts w:hint="eastAsia"/>
                <w:color w:val="FF0000"/>
              </w:rPr>
              <w:t>且正常</w:t>
            </w:r>
            <w:proofErr w:type="gramEnd"/>
            <w:r>
              <w:rPr>
                <w:rFonts w:hint="eastAsia"/>
                <w:color w:val="FF0000"/>
              </w:rPr>
              <w:t>服务正常。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3</w:t>
            </w:r>
            <w:r>
              <w:rPr>
                <w:rFonts w:hint="eastAsia"/>
                <w:color w:val="FF0000"/>
              </w:rPr>
              <w:t>、联系运营</w:t>
            </w:r>
            <w:proofErr w:type="gramStart"/>
            <w:r>
              <w:rPr>
                <w:rFonts w:hint="eastAsia"/>
                <w:color w:val="FF0000"/>
              </w:rPr>
              <w:t>商取消</w:t>
            </w:r>
            <w:proofErr w:type="gramEnd"/>
            <w:r>
              <w:rPr>
                <w:rFonts w:hint="eastAsia"/>
                <w:color w:val="FF0000"/>
              </w:rPr>
              <w:t>黑名单。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4</w:t>
            </w:r>
            <w:r>
              <w:rPr>
                <w:rFonts w:hint="eastAsia"/>
                <w:color w:val="FF0000"/>
              </w:rPr>
              <w:t>、如果是信号网络延迟，可稍后尝试重新获取。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</w:t>
            </w:r>
            <w:r>
              <w:rPr>
                <w:rFonts w:hint="eastAsia"/>
                <w:color w:val="FF0000"/>
              </w:rPr>
              <w:t>如以上方法无法解决，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</w:t>
            </w:r>
            <w:r>
              <w:rPr>
                <w:rFonts w:hint="eastAsia"/>
                <w:color w:val="FF0000"/>
              </w:rPr>
              <w:t>请拨打：</w:t>
            </w:r>
            <w:r>
              <w:rPr>
                <w:rFonts w:hint="eastAsia"/>
                <w:color w:val="FF0000"/>
              </w:rPr>
              <w:t xml:space="preserve">400-168-9788 </w:t>
            </w:r>
            <w:r>
              <w:rPr>
                <w:rFonts w:hint="eastAsia"/>
                <w:color w:val="FF0000"/>
              </w:rPr>
              <w:t>获取帮助</w:t>
            </w:r>
          </w:p>
          <w:p w:rsidR="00B561BE" w:rsidRDefault="009E157F">
            <w:pPr>
              <w:pStyle w:val="11"/>
              <w:numPr>
                <w:ilvl w:val="0"/>
                <w:numId w:val="13"/>
              </w:numPr>
              <w:spacing w:line="240" w:lineRule="auto"/>
              <w:ind w:firstLine="420"/>
              <w:jc w:val="left"/>
            </w:pPr>
            <w:r>
              <w:rPr>
                <w:rFonts w:hint="eastAsia"/>
              </w:rPr>
              <w:t>点击电话号码可直接拨打电话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numPr>
                <w:ilvl w:val="0"/>
                <w:numId w:val="14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帮助由</w:t>
            </w:r>
            <w:r>
              <w:rPr>
                <w:rFonts w:hint="eastAsia"/>
                <w:sz w:val="18"/>
              </w:rPr>
              <w:t>M</w:t>
            </w:r>
            <w:r>
              <w:rPr>
                <w:rFonts w:hint="eastAsia"/>
                <w:sz w:val="18"/>
              </w:rPr>
              <w:t>端实现</w:t>
            </w:r>
          </w:p>
          <w:p w:rsidR="00B561BE" w:rsidRDefault="009E157F">
            <w:pPr>
              <w:numPr>
                <w:ilvl w:val="0"/>
                <w:numId w:val="14"/>
              </w:numPr>
              <w:spacing w:line="240" w:lineRule="auto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  <w:r>
              <w:rPr>
                <w:rFonts w:hint="eastAsia"/>
                <w:sz w:val="18"/>
              </w:rPr>
              <w:t>忘记涉及验证码页面包括：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注册页面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登录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动态密码登录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我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设置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账号信息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手机号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我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设置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账号信息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找回密码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登录密码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我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设置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账号信息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找回密码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钱袋子密码</w:t>
            </w:r>
          </w:p>
          <w:p w:rsidR="00B561BE" w:rsidRDefault="009E157F">
            <w:pPr>
              <w:numPr>
                <w:ilvl w:val="0"/>
                <w:numId w:val="15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登录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忘记密码</w:t>
            </w:r>
          </w:p>
        </w:tc>
      </w:tr>
      <w:bookmarkEnd w:id="21"/>
      <w:bookmarkEnd w:id="25"/>
    </w:tbl>
    <w:p w:rsidR="00B561BE" w:rsidRDefault="00B561BE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用户手机无法接收验证码，获取帮助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3251200" cy="3939540"/>
                  <wp:effectExtent l="0" t="0" r="6350" b="3810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3939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jc w:val="left"/>
            </w:pPr>
            <w:r>
              <w:rPr>
                <w:rFonts w:hint="eastAsia"/>
              </w:rPr>
              <w:t>涉及到需要接收验证码的页面新增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jc w:val="center"/>
            </w:pPr>
          </w:p>
          <w:p w:rsidR="00B561BE" w:rsidRDefault="009E157F">
            <w:pPr>
              <w:pStyle w:val="11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，弹出窗口，展示帮助文案</w:t>
            </w:r>
          </w:p>
          <w:p w:rsidR="00B561BE" w:rsidRDefault="009E157F">
            <w:pPr>
              <w:pStyle w:val="11"/>
              <w:ind w:firstLineChars="0"/>
              <w:jc w:val="left"/>
            </w:pPr>
            <w:r>
              <w:rPr>
                <w:rFonts w:hint="eastAsia"/>
              </w:rPr>
              <w:t>帮助页面文案：</w:t>
            </w:r>
          </w:p>
          <w:p w:rsidR="00B561BE" w:rsidRDefault="009E157F">
            <w:pPr>
              <w:pStyle w:val="11"/>
              <w:ind w:firstLineChars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无法获取验证码？</w:t>
            </w:r>
          </w:p>
          <w:p w:rsidR="00B561BE" w:rsidRDefault="009E157F">
            <w:pPr>
              <w:pStyle w:val="11"/>
              <w:ind w:firstLineChars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可参考以下解决方案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1</w:t>
            </w:r>
            <w:r>
              <w:rPr>
                <w:rFonts w:hint="eastAsia"/>
                <w:color w:val="FF0000"/>
              </w:rPr>
              <w:t>、检查短信是否被其他应用软件拦截；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2</w:t>
            </w:r>
            <w:r>
              <w:rPr>
                <w:rFonts w:hint="eastAsia"/>
                <w:color w:val="FF0000"/>
              </w:rPr>
              <w:t>、确认手机已缴费</w:t>
            </w:r>
            <w:proofErr w:type="gramStart"/>
            <w:r>
              <w:rPr>
                <w:rFonts w:hint="eastAsia"/>
                <w:color w:val="FF0000"/>
              </w:rPr>
              <w:t>且正常</w:t>
            </w:r>
            <w:proofErr w:type="gramEnd"/>
            <w:r>
              <w:rPr>
                <w:rFonts w:hint="eastAsia"/>
                <w:color w:val="FF0000"/>
              </w:rPr>
              <w:t>服务正常。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3</w:t>
            </w:r>
            <w:r>
              <w:rPr>
                <w:rFonts w:hint="eastAsia"/>
                <w:color w:val="FF0000"/>
              </w:rPr>
              <w:t>、联系运营</w:t>
            </w:r>
            <w:proofErr w:type="gramStart"/>
            <w:r>
              <w:rPr>
                <w:rFonts w:hint="eastAsia"/>
                <w:color w:val="FF0000"/>
              </w:rPr>
              <w:t>商取消</w:t>
            </w:r>
            <w:proofErr w:type="gramEnd"/>
            <w:r>
              <w:rPr>
                <w:rFonts w:hint="eastAsia"/>
                <w:color w:val="FF0000"/>
              </w:rPr>
              <w:t>黑名单。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4</w:t>
            </w:r>
            <w:r>
              <w:rPr>
                <w:rFonts w:hint="eastAsia"/>
                <w:color w:val="FF0000"/>
              </w:rPr>
              <w:t>、如果是信号网络延迟，可稍后尝试重新获取。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</w:t>
            </w:r>
            <w:r>
              <w:rPr>
                <w:rFonts w:hint="eastAsia"/>
                <w:color w:val="FF0000"/>
              </w:rPr>
              <w:t>如以上方法无法解决，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</w:t>
            </w:r>
            <w:r>
              <w:rPr>
                <w:rFonts w:hint="eastAsia"/>
                <w:color w:val="FF0000"/>
              </w:rPr>
              <w:t>请拨打：</w:t>
            </w:r>
            <w:r>
              <w:rPr>
                <w:rFonts w:hint="eastAsia"/>
                <w:color w:val="FF0000"/>
              </w:rPr>
              <w:t xml:space="preserve">400-168-9788 </w:t>
            </w:r>
            <w:r>
              <w:rPr>
                <w:rFonts w:hint="eastAsia"/>
                <w:color w:val="FF0000"/>
              </w:rPr>
              <w:t>获取帮助</w:t>
            </w:r>
          </w:p>
          <w:p w:rsidR="00B561BE" w:rsidRDefault="00B561BE">
            <w:pPr>
              <w:pStyle w:val="11"/>
              <w:ind w:firstLineChars="0" w:firstLine="0"/>
              <w:jc w:val="left"/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  <w:proofErr w:type="gramStart"/>
            <w:r>
              <w:rPr>
                <w:rFonts w:hint="eastAsia"/>
                <w:sz w:val="18"/>
              </w:rPr>
              <w:t>端涉及</w:t>
            </w:r>
            <w:proofErr w:type="gramEnd"/>
            <w:r>
              <w:rPr>
                <w:rFonts w:hint="eastAsia"/>
                <w:sz w:val="18"/>
              </w:rPr>
              <w:t>接收验证码页面包括：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注册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验证码登录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个人信息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修改密码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个人信息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更换绑定手机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雇主信息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修改密码</w:t>
            </w:r>
          </w:p>
          <w:p w:rsidR="00B561BE" w:rsidRDefault="009E157F">
            <w:pPr>
              <w:numPr>
                <w:ilvl w:val="0"/>
                <w:numId w:val="16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雇主信息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更换绑定手机</w:t>
            </w:r>
          </w:p>
        </w:tc>
      </w:tr>
    </w:tbl>
    <w:p w:rsidR="00B561BE" w:rsidRDefault="00B561BE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用户手机无法接收验证码，获取帮助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left"/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Wap</w:t>
            </w:r>
            <w:proofErr w:type="spellEnd"/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jc w:val="center"/>
            </w:pPr>
            <w:r>
              <w:rPr>
                <w:noProof/>
              </w:rPr>
              <w:drawing>
                <wp:inline distT="0" distB="0" distL="114300" distR="114300">
                  <wp:extent cx="2164080" cy="3820160"/>
                  <wp:effectExtent l="0" t="0" r="7620" b="889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080" cy="382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jc w:val="left"/>
            </w:pPr>
            <w:r>
              <w:rPr>
                <w:rFonts w:hint="eastAsia"/>
              </w:rPr>
              <w:t>涉及到需要接收验证码的页面新增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jc w:val="center"/>
            </w:pPr>
          </w:p>
          <w:p w:rsidR="00B561BE" w:rsidRDefault="009E157F">
            <w:pPr>
              <w:pStyle w:val="11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无法获取验证码？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，跳转页面显示帮助文案</w:t>
            </w:r>
          </w:p>
          <w:p w:rsidR="00B561BE" w:rsidRDefault="009E157F">
            <w:pPr>
              <w:pStyle w:val="11"/>
              <w:ind w:firstLineChars="0"/>
              <w:jc w:val="left"/>
            </w:pPr>
            <w:r>
              <w:rPr>
                <w:rFonts w:hint="eastAsia"/>
              </w:rPr>
              <w:t>帮助页面文案：</w:t>
            </w:r>
          </w:p>
          <w:p w:rsidR="00B561BE" w:rsidRDefault="009E157F">
            <w:pPr>
              <w:pStyle w:val="11"/>
              <w:ind w:firstLineChars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无法获取验证码？</w:t>
            </w:r>
          </w:p>
          <w:p w:rsidR="00B561BE" w:rsidRDefault="009E157F">
            <w:pPr>
              <w:pStyle w:val="11"/>
              <w:ind w:firstLineChars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lastRenderedPageBreak/>
              <w:t>可参考以下解决方案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1</w:t>
            </w:r>
            <w:r>
              <w:rPr>
                <w:rFonts w:hint="eastAsia"/>
                <w:color w:val="FF0000"/>
              </w:rPr>
              <w:t>、检查短信是否被其他应用软件拦截；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2</w:t>
            </w:r>
            <w:r>
              <w:rPr>
                <w:rFonts w:hint="eastAsia"/>
                <w:color w:val="FF0000"/>
              </w:rPr>
              <w:t>、确认手机已缴费</w:t>
            </w:r>
            <w:proofErr w:type="gramStart"/>
            <w:r>
              <w:rPr>
                <w:rFonts w:hint="eastAsia"/>
                <w:color w:val="FF0000"/>
              </w:rPr>
              <w:t>且正常</w:t>
            </w:r>
            <w:proofErr w:type="gramEnd"/>
            <w:r>
              <w:rPr>
                <w:rFonts w:hint="eastAsia"/>
                <w:color w:val="FF0000"/>
              </w:rPr>
              <w:t>服务正常。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3</w:t>
            </w:r>
            <w:r>
              <w:rPr>
                <w:rFonts w:hint="eastAsia"/>
                <w:color w:val="FF0000"/>
              </w:rPr>
              <w:t>、联系运营</w:t>
            </w:r>
            <w:proofErr w:type="gramStart"/>
            <w:r>
              <w:rPr>
                <w:rFonts w:hint="eastAsia"/>
                <w:color w:val="FF0000"/>
              </w:rPr>
              <w:t>商取消</w:t>
            </w:r>
            <w:proofErr w:type="gramEnd"/>
            <w:r>
              <w:rPr>
                <w:rFonts w:hint="eastAsia"/>
                <w:color w:val="FF0000"/>
              </w:rPr>
              <w:t>黑名单。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4</w:t>
            </w:r>
            <w:r>
              <w:rPr>
                <w:rFonts w:hint="eastAsia"/>
                <w:color w:val="FF0000"/>
              </w:rPr>
              <w:t>、如果是信号网络延迟，可稍后尝试重新获取。</w:t>
            </w:r>
          </w:p>
          <w:p w:rsidR="00B561BE" w:rsidRDefault="009E157F">
            <w:pPr>
              <w:pStyle w:val="11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    </w:t>
            </w:r>
            <w:r>
              <w:rPr>
                <w:rFonts w:hint="eastAsia"/>
                <w:color w:val="FF0000"/>
              </w:rPr>
              <w:t>如以上方法无法解决，</w:t>
            </w:r>
          </w:p>
          <w:p w:rsidR="00B561BE" w:rsidRDefault="009E157F">
            <w:pPr>
              <w:pStyle w:val="11"/>
              <w:ind w:firstLineChars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请拨打：</w:t>
            </w:r>
            <w:r>
              <w:rPr>
                <w:rFonts w:hint="eastAsia"/>
                <w:color w:val="FF0000"/>
              </w:rPr>
              <w:t xml:space="preserve">400-168-9788 </w:t>
            </w:r>
            <w:r>
              <w:rPr>
                <w:rFonts w:hint="eastAsia"/>
                <w:color w:val="FF0000"/>
              </w:rPr>
              <w:t>获取帮助</w:t>
            </w:r>
          </w:p>
          <w:p w:rsidR="00B561BE" w:rsidRDefault="009E157F">
            <w:pPr>
              <w:pStyle w:val="11"/>
              <w:ind w:firstLineChars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2096770" cy="3484245"/>
                  <wp:effectExtent l="0" t="0" r="17780" b="1905"/>
                  <wp:docPr id="2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770" cy="3484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B561BE">
            <w:pPr>
              <w:pStyle w:val="11"/>
              <w:ind w:firstLineChars="0" w:firstLine="0"/>
              <w:jc w:val="left"/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</w:t>
            </w:r>
            <w:proofErr w:type="gramStart"/>
            <w:r>
              <w:rPr>
                <w:rFonts w:hint="eastAsia"/>
                <w:sz w:val="18"/>
              </w:rPr>
              <w:t>端涉及</w:t>
            </w:r>
            <w:proofErr w:type="gramEnd"/>
            <w:r>
              <w:rPr>
                <w:rFonts w:hint="eastAsia"/>
                <w:sz w:val="18"/>
              </w:rPr>
              <w:t>接收验证码页面包括：</w:t>
            </w:r>
          </w:p>
          <w:p w:rsidR="00B561BE" w:rsidRDefault="009E157F">
            <w:pPr>
              <w:numPr>
                <w:ilvl w:val="0"/>
                <w:numId w:val="17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登录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动态密码登录</w:t>
            </w:r>
          </w:p>
          <w:p w:rsidR="00B561BE" w:rsidRDefault="009E157F">
            <w:pPr>
              <w:numPr>
                <w:ilvl w:val="0"/>
                <w:numId w:val="17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登录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忘记密码</w:t>
            </w:r>
          </w:p>
          <w:p w:rsidR="00B561BE" w:rsidRDefault="009E157F">
            <w:pPr>
              <w:numPr>
                <w:ilvl w:val="0"/>
                <w:numId w:val="17"/>
              </w:numPr>
              <w:spacing w:line="240" w:lineRule="auto"/>
              <w:ind w:firstLineChars="200" w:firstLine="360"/>
              <w:rPr>
                <w:sz w:val="18"/>
              </w:rPr>
            </w:pPr>
            <w:r>
              <w:rPr>
                <w:rFonts w:hint="eastAsia"/>
                <w:sz w:val="18"/>
              </w:rPr>
              <w:t>注册页面</w:t>
            </w: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28" w:name="_Toc15847"/>
      <w:r>
        <w:rPr>
          <w:rFonts w:hint="eastAsia"/>
        </w:rPr>
        <w:t>钱袋子明细（中）</w:t>
      </w:r>
      <w:bookmarkEnd w:id="28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雇主支付</w:t>
            </w:r>
            <w:proofErr w:type="gramStart"/>
            <w:r>
              <w:rPr>
                <w:rFonts w:hint="eastAsia"/>
                <w:sz w:val="18"/>
              </w:rPr>
              <w:t>完岗位</w:t>
            </w:r>
            <w:proofErr w:type="gramEnd"/>
            <w:r>
              <w:rPr>
                <w:rFonts w:hint="eastAsia"/>
                <w:sz w:val="18"/>
              </w:rPr>
              <w:t>工资，</w:t>
            </w:r>
            <w:proofErr w:type="gramStart"/>
            <w:r>
              <w:rPr>
                <w:rFonts w:hint="eastAsia"/>
                <w:sz w:val="18"/>
              </w:rPr>
              <w:t>回到钱</w:t>
            </w:r>
            <w:proofErr w:type="gramEnd"/>
            <w:r>
              <w:rPr>
                <w:rFonts w:hint="eastAsia"/>
                <w:sz w:val="18"/>
              </w:rPr>
              <w:t>袋子中查看支付记录，原先由于我们大量市场人员会帮雇主支付薪资，处于方便统计和查看每个岗位的支付记录，故将每个岗位的支付记录聚合在一起，下个</w:t>
            </w:r>
            <w:proofErr w:type="gramStart"/>
            <w:r>
              <w:rPr>
                <w:rFonts w:hint="eastAsia"/>
                <w:sz w:val="18"/>
              </w:rPr>
              <w:t>版本兼客管理</w:t>
            </w:r>
            <w:proofErr w:type="gramEnd"/>
            <w:r>
              <w:rPr>
                <w:rFonts w:hint="eastAsia"/>
                <w:sz w:val="18"/>
              </w:rPr>
              <w:t>进行调整，雇主可直接在『</w:t>
            </w:r>
            <w:proofErr w:type="gramStart"/>
            <w:r>
              <w:rPr>
                <w:rFonts w:hint="eastAsia"/>
                <w:sz w:val="18"/>
              </w:rPr>
              <w:t>兼客管理</w:t>
            </w:r>
            <w:proofErr w:type="gramEnd"/>
            <w:r>
              <w:rPr>
                <w:rFonts w:hint="eastAsia"/>
                <w:sz w:val="18"/>
              </w:rPr>
              <w:t>』页面查看</w:t>
            </w:r>
            <w:proofErr w:type="gramStart"/>
            <w:r>
              <w:rPr>
                <w:rFonts w:hint="eastAsia"/>
                <w:sz w:val="18"/>
              </w:rPr>
              <w:t>该岗</w:t>
            </w:r>
            <w:r>
              <w:rPr>
                <w:rFonts w:hint="eastAsia"/>
                <w:sz w:val="18"/>
              </w:rPr>
              <w:lastRenderedPageBreak/>
              <w:t>位</w:t>
            </w:r>
            <w:proofErr w:type="gramEnd"/>
            <w:r>
              <w:rPr>
                <w:rFonts w:hint="eastAsia"/>
                <w:sz w:val="18"/>
              </w:rPr>
              <w:t>的支付记录，钱袋子明细则以支付时间降序逐条排列</w:t>
            </w:r>
            <w:proofErr w:type="gramStart"/>
            <w:r>
              <w:rPr>
                <w:rFonts w:hint="eastAsia"/>
                <w:sz w:val="18"/>
              </w:rPr>
              <w:t>不</w:t>
            </w:r>
            <w:proofErr w:type="gramEnd"/>
            <w:r>
              <w:rPr>
                <w:rFonts w:hint="eastAsia"/>
                <w:sz w:val="18"/>
              </w:rPr>
              <w:t>再聚合。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岗位工资支付记录明细不再采用聚合方式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中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numPr>
                <w:ilvl w:val="0"/>
                <w:numId w:val="18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钱袋子工资支付记录不再采用聚合方式；</w:t>
            </w:r>
          </w:p>
          <w:p w:rsidR="00B561BE" w:rsidRDefault="009E157F">
            <w:pPr>
              <w:numPr>
                <w:ilvl w:val="0"/>
                <w:numId w:val="18"/>
              </w:num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每支付</w:t>
            </w:r>
            <w:proofErr w:type="gramEnd"/>
            <w:r>
              <w:rPr>
                <w:rFonts w:hint="eastAsia"/>
                <w:sz w:val="18"/>
              </w:rPr>
              <w:t>一次，生成一条记录；</w:t>
            </w:r>
          </w:p>
          <w:p w:rsidR="00B561BE" w:rsidRDefault="009E157F">
            <w:pPr>
              <w:numPr>
                <w:ilvl w:val="0"/>
                <w:numId w:val="18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整个钱袋子的明细列表按照生成时间降序排列</w:t>
            </w:r>
            <w:ins w:id="29" w:author="Administrator" w:date="2016-08-11T16:50:00Z">
              <w:r>
                <w:rPr>
                  <w:rFonts w:hint="eastAsia"/>
                  <w:sz w:val="18"/>
                </w:rPr>
                <w:t>，仅会展示该条记录的支付对象</w:t>
              </w:r>
            </w:ins>
            <w:r>
              <w:rPr>
                <w:rFonts w:hint="eastAsia"/>
                <w:sz w:val="18"/>
              </w:rPr>
              <w:t>。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1591310" cy="2827020"/>
                  <wp:effectExtent l="0" t="0" r="8890" b="1143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310" cy="282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B561BE"/>
    <w:p w:rsidR="00B561BE" w:rsidRDefault="009E157F">
      <w:pPr>
        <w:pStyle w:val="1"/>
        <w:numPr>
          <w:ilvl w:val="0"/>
          <w:numId w:val="2"/>
        </w:numPr>
      </w:pPr>
      <w:bookmarkStart w:id="30" w:name="_Toc25401"/>
      <w:r>
        <w:rPr>
          <w:rFonts w:hint="eastAsia"/>
        </w:rPr>
        <w:t>默认加载岗位图标（中）</w:t>
      </w:r>
      <w:bookmarkEnd w:id="30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替换岗位图标默认加载图片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中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APP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岗位默认加载图标当前为方形，需调整为与正式图标一致，为原型，详细图标见</w:t>
            </w:r>
            <w:r>
              <w:rPr>
                <w:rFonts w:hint="eastAsia"/>
                <w:sz w:val="18"/>
              </w:rPr>
              <w:t>UI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31" w:name="_Toc28741"/>
      <w:proofErr w:type="gramStart"/>
      <w:r>
        <w:rPr>
          <w:rFonts w:hint="eastAsia"/>
        </w:rPr>
        <w:t>审核兼客合伙人</w:t>
      </w:r>
      <w:proofErr w:type="gramEnd"/>
      <w:r>
        <w:rPr>
          <w:rFonts w:hint="eastAsia"/>
        </w:rPr>
        <w:t>（中）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城市合伙人也可以</w:t>
            </w:r>
            <w:proofErr w:type="gramStart"/>
            <w:r>
              <w:rPr>
                <w:rFonts w:hint="eastAsia"/>
                <w:sz w:val="18"/>
              </w:rPr>
              <w:t>审核兼客合伙人</w:t>
            </w:r>
            <w:proofErr w:type="gramEnd"/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中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CRM(</w:t>
            </w:r>
            <w:r>
              <w:rPr>
                <w:rFonts w:hint="eastAsia"/>
                <w:sz w:val="18"/>
              </w:rPr>
              <w:t>城市合伙人首页下，二级菜单</w:t>
            </w:r>
            <w:r>
              <w:rPr>
                <w:rFonts w:hint="eastAsia"/>
                <w:sz w:val="18"/>
              </w:rPr>
              <w:t>)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新增</w:t>
            </w:r>
            <w:proofErr w:type="gramStart"/>
            <w:r>
              <w:rPr>
                <w:rFonts w:hint="eastAsia"/>
                <w:sz w:val="18"/>
              </w:rPr>
              <w:t>审核兼客合伙人</w:t>
            </w:r>
            <w:proofErr w:type="gramEnd"/>
            <w:r>
              <w:rPr>
                <w:rFonts w:hint="eastAsia"/>
                <w:sz w:val="18"/>
              </w:rPr>
              <w:t>页面，如果是城市合伙人自己添加</w:t>
            </w:r>
            <w:proofErr w:type="gramStart"/>
            <w:r>
              <w:rPr>
                <w:rFonts w:hint="eastAsia"/>
                <w:sz w:val="18"/>
              </w:rPr>
              <w:t>的兼客合伙人</w:t>
            </w:r>
            <w:proofErr w:type="gramEnd"/>
            <w:r>
              <w:rPr>
                <w:rFonts w:hint="eastAsia"/>
                <w:sz w:val="18"/>
              </w:rPr>
              <w:t>则无需审核；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点击「通过」，</w:t>
            </w:r>
            <w:proofErr w:type="gramStart"/>
            <w:r>
              <w:rPr>
                <w:rFonts w:hint="eastAsia"/>
                <w:sz w:val="18"/>
              </w:rPr>
              <w:t>直接弹窗显示</w:t>
            </w:r>
            <w:proofErr w:type="gramEnd"/>
            <w:r>
              <w:rPr>
                <w:rFonts w:hint="eastAsia"/>
                <w:sz w:val="18"/>
              </w:rPr>
              <w:t>操作成功，点击「不通过」</w:t>
            </w:r>
            <w:proofErr w:type="gramStart"/>
            <w:r>
              <w:rPr>
                <w:rFonts w:hint="eastAsia"/>
                <w:sz w:val="18"/>
              </w:rPr>
              <w:t>弹窗让</w:t>
            </w:r>
            <w:proofErr w:type="gramEnd"/>
            <w:r>
              <w:rPr>
                <w:rFonts w:hint="eastAsia"/>
                <w:sz w:val="18"/>
              </w:rPr>
              <w:t>用户显示不通过理由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r>
        <w:rPr>
          <w:rFonts w:hint="eastAsia"/>
        </w:rPr>
        <w:t>一手雇主信息（高）</w:t>
      </w:r>
      <w:bookmarkEnd w:id="31"/>
    </w:p>
    <w:p w:rsidR="00B561BE" w:rsidRDefault="009E157F">
      <w:pPr>
        <w:pStyle w:val="2"/>
        <w:rPr>
          <w:rFonts w:ascii="华文黑体" w:eastAsia="华文黑体" w:hAnsi="华文黑体" w:cs="华文黑体"/>
          <w:sz w:val="21"/>
          <w:szCs w:val="21"/>
        </w:rPr>
      </w:pPr>
      <w:bookmarkStart w:id="32" w:name="_Toc13705"/>
      <w:r>
        <w:rPr>
          <w:rFonts w:ascii="华文黑体" w:eastAsia="华文黑体" w:hAnsi="华文黑体" w:cs="华文黑体" w:hint="eastAsia"/>
          <w:sz w:val="21"/>
          <w:szCs w:val="21"/>
        </w:rPr>
        <w:t>19.1</w:t>
      </w:r>
      <w:r>
        <w:rPr>
          <w:rFonts w:ascii="华文黑体" w:eastAsia="华文黑体" w:hAnsi="华文黑体" w:cs="华文黑体" w:hint="eastAsia"/>
          <w:sz w:val="21"/>
          <w:szCs w:val="21"/>
        </w:rPr>
        <w:t>雇主列表（高）</w:t>
      </w:r>
      <w:bookmarkEnd w:id="32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列表按照雇主创建时间降序排列，默认显示</w:t>
            </w:r>
            <w:proofErr w:type="gramStart"/>
            <w:r>
              <w:rPr>
                <w:rFonts w:hint="eastAsia"/>
                <w:sz w:val="18"/>
              </w:rPr>
              <w:t>非兼客合伙人</w:t>
            </w:r>
            <w:proofErr w:type="gramEnd"/>
            <w:r>
              <w:rPr>
                <w:rFonts w:hint="eastAsia"/>
                <w:sz w:val="18"/>
              </w:rPr>
              <w:t>雇主（普通雇主）列表，范围为该城市中所有的雇主列表（包括雇主用户</w:t>
            </w:r>
            <w:proofErr w:type="gramStart"/>
            <w:r>
              <w:rPr>
                <w:rFonts w:hint="eastAsia"/>
                <w:sz w:val="18"/>
              </w:rPr>
              <w:t>和兼客用户</w:t>
            </w:r>
            <w:proofErr w:type="gramEnd"/>
            <w:r>
              <w:rPr>
                <w:rFonts w:hint="eastAsia"/>
                <w:sz w:val="18"/>
              </w:rPr>
              <w:t>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</w:t>
            </w:r>
            <w:r>
              <w:rPr>
                <w:rFonts w:hint="eastAsia"/>
                <w:sz w:val="18"/>
              </w:rPr>
              <w:t>（人员管理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推广人员下方）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noProof/>
              </w:rPr>
              <w:drawing>
                <wp:inline distT="0" distB="0" distL="114300" distR="114300">
                  <wp:extent cx="4149090" cy="1807845"/>
                  <wp:effectExtent l="0" t="0" r="3810" b="1905"/>
                  <wp:docPr id="3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180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筛选条件按照：雇主姓名、雇主身份、雇主联系号码、公司名称，如果</w:t>
            </w:r>
            <w:proofErr w:type="gramStart"/>
            <w:r>
              <w:rPr>
                <w:rFonts w:hint="eastAsia"/>
                <w:sz w:val="18"/>
              </w:rPr>
              <w:t>已是兼客合伙人</w:t>
            </w:r>
            <w:proofErr w:type="gramEnd"/>
            <w:r>
              <w:rPr>
                <w:rFonts w:hint="eastAsia"/>
                <w:sz w:val="18"/>
              </w:rPr>
              <w:t>，则在雇主姓名上有合伙人标记；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雇主身份包含：全部、</w:t>
            </w:r>
            <w:proofErr w:type="gramStart"/>
            <w:r>
              <w:rPr>
                <w:rFonts w:hint="eastAsia"/>
                <w:sz w:val="18"/>
              </w:rPr>
              <w:t>兼客合伙人</w:t>
            </w:r>
            <w:proofErr w:type="gramEnd"/>
            <w:r>
              <w:rPr>
                <w:rFonts w:hint="eastAsia"/>
                <w:sz w:val="18"/>
              </w:rPr>
              <w:t>、普通雇主；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筛选按钮右侧显示当前筛选结果的雇主人数；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发布岗位数量：该雇主发布的岗位数量，用户可通过点击排序按钮，让列表按照岗位发布数量升序或降序排列；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最近发布岗位时间：该</w:t>
            </w:r>
            <w:proofErr w:type="gramStart"/>
            <w:r>
              <w:rPr>
                <w:rFonts w:hint="eastAsia"/>
                <w:sz w:val="18"/>
              </w:rPr>
              <w:t>雇主雇主</w:t>
            </w:r>
            <w:proofErr w:type="gramEnd"/>
            <w:r>
              <w:rPr>
                <w:rFonts w:hint="eastAsia"/>
                <w:sz w:val="18"/>
              </w:rPr>
              <w:t>最新发布岗位的时间，用户可通过点击排序按钮，让列表按照最近发布岗位时间降序或升序排列；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发布岗位数量和最近发布岗位时间的排序功能相互独立，当用户第一次点击按照岗位发布数量降序时，列表以岗位发</w:t>
            </w:r>
            <w:r>
              <w:rPr>
                <w:rFonts w:hint="eastAsia"/>
                <w:sz w:val="18"/>
              </w:rPr>
              <w:t>布数量降序，当用户第二次点击按照最近发布岗位时间降序时，列表以最近发布岗位时间降序排列；</w:t>
            </w:r>
          </w:p>
          <w:p w:rsidR="00B561BE" w:rsidRDefault="009E157F">
            <w:pPr>
              <w:numPr>
                <w:ilvl w:val="0"/>
                <w:numId w:val="19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雇主跟进：可对每一名雇主标记跟进情况，跟进情况有四个选择，初步沟通、确认意向、顺利成交、流失雇主，默认为不填；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点击「雇主姓名」跳转至『雇主详情』页面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列表没有特别说明默认都是加载</w:t>
            </w:r>
            <w:del w:id="33" w:author="Administrator" w:date="2016-08-10T11:54:00Z">
              <w:r>
                <w:rPr>
                  <w:rFonts w:hint="eastAsia"/>
                  <w:sz w:val="18"/>
                </w:rPr>
                <w:delText>30</w:delText>
              </w:r>
            </w:del>
            <w:ins w:id="34" w:author="Administrator" w:date="2016-08-10T11:54:00Z">
              <w:r>
                <w:rPr>
                  <w:rFonts w:hint="eastAsia"/>
                  <w:sz w:val="18"/>
                </w:rPr>
                <w:t>10</w:t>
              </w:r>
            </w:ins>
            <w:r>
              <w:rPr>
                <w:rFonts w:hint="eastAsia"/>
                <w:sz w:val="18"/>
              </w:rPr>
              <w:t>条，今后此规则为通用规则，如无特殊说明，列表加载数量都按照</w:t>
            </w:r>
            <w:del w:id="35" w:author="Administrator" w:date="2016-08-10T11:54:00Z">
              <w:r>
                <w:rPr>
                  <w:rFonts w:hint="eastAsia"/>
                  <w:sz w:val="18"/>
                </w:rPr>
                <w:delText>30</w:delText>
              </w:r>
            </w:del>
            <w:ins w:id="36" w:author="Administrator" w:date="2016-08-10T11:54:00Z">
              <w:r>
                <w:rPr>
                  <w:rFonts w:hint="eastAsia"/>
                  <w:sz w:val="18"/>
                </w:rPr>
                <w:t>10</w:t>
              </w:r>
            </w:ins>
            <w:r>
              <w:rPr>
                <w:rFonts w:hint="eastAsia"/>
                <w:sz w:val="18"/>
              </w:rPr>
              <w:t>条</w:t>
            </w:r>
          </w:p>
        </w:tc>
      </w:tr>
    </w:tbl>
    <w:p w:rsidR="00B561BE" w:rsidRDefault="009E157F">
      <w:pPr>
        <w:pStyle w:val="2"/>
        <w:rPr>
          <w:rFonts w:ascii="华文黑体" w:eastAsia="华文黑体" w:hAnsi="华文黑体" w:cs="华文黑体"/>
          <w:sz w:val="21"/>
          <w:szCs w:val="21"/>
        </w:rPr>
      </w:pPr>
      <w:bookmarkStart w:id="37" w:name="_Toc13874"/>
      <w:r>
        <w:rPr>
          <w:rFonts w:ascii="华文黑体" w:eastAsia="华文黑体" w:hAnsi="华文黑体" w:cs="华文黑体" w:hint="eastAsia"/>
          <w:sz w:val="21"/>
          <w:szCs w:val="21"/>
        </w:rPr>
        <w:t>19.2</w:t>
      </w:r>
      <w:r>
        <w:rPr>
          <w:rFonts w:ascii="华文黑体" w:eastAsia="华文黑体" w:hAnsi="华文黑体" w:cs="华文黑体" w:hint="eastAsia"/>
          <w:sz w:val="21"/>
          <w:szCs w:val="21"/>
        </w:rPr>
        <w:t>雇主详情（高）</w:t>
      </w:r>
      <w:bookmarkEnd w:id="37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岗位列表按照发布时间降序排列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</w:t>
            </w:r>
            <w:r>
              <w:rPr>
                <w:rFonts w:hint="eastAsia"/>
                <w:sz w:val="18"/>
              </w:rPr>
              <w:t>（该页面是由用户点击雇主列表中的雇主姓名进入的）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noProof/>
              </w:rPr>
              <w:drawing>
                <wp:inline distT="0" distB="0" distL="114300" distR="114300">
                  <wp:extent cx="4149725" cy="2465070"/>
                  <wp:effectExtent l="0" t="0" r="3175" b="1143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725" cy="2465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0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雇主信息包含：企业名称、企业认证（已认证、未认证）、营业执照注册号、实名认证等字段；</w:t>
            </w:r>
          </w:p>
          <w:p w:rsidR="00B561BE" w:rsidRDefault="009E157F">
            <w:pPr>
              <w:numPr>
                <w:ilvl w:val="0"/>
                <w:numId w:val="20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岗位列表：该雇主发布的岗位列表记录，包括岗位名称、岗位分类、所属地区、岗位状态（已发布、已结束、已下架，其中审核中的岗位不显示，审核失败的岗位归属于已结束的状态）；</w:t>
            </w:r>
          </w:p>
          <w:p w:rsidR="00B561BE" w:rsidRDefault="009E157F">
            <w:pPr>
              <w:numPr>
                <w:ilvl w:val="0"/>
                <w:numId w:val="20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其他字段：发布时间、浏览人数、招聘人数、报名人数、录用人数、完工人数、支付人数（在线支付的人数）、支付金额（在线支付的金额）；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点击「岗位名称」跳转至『岗位详情』页面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38" w:name="_Toc16845"/>
      <w:r>
        <w:rPr>
          <w:rFonts w:hint="eastAsia"/>
        </w:rPr>
        <w:t>城市岗位列表（高）</w:t>
      </w:r>
      <w:bookmarkEnd w:id="38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numPr>
                <w:ilvl w:val="0"/>
                <w:numId w:val="21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将「已发布岗位列表」名称修改为「城市岗位列表」；</w:t>
            </w:r>
          </w:p>
          <w:p w:rsidR="00B561BE" w:rsidRDefault="009E157F">
            <w:pPr>
              <w:numPr>
                <w:ilvl w:val="0"/>
                <w:numId w:val="21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将该表单的岗位范围扩大到整个城市；</w:t>
            </w:r>
          </w:p>
          <w:p w:rsidR="00B561BE" w:rsidRDefault="009E157F">
            <w:pPr>
              <w:numPr>
                <w:ilvl w:val="0"/>
                <w:numId w:val="21"/>
              </w:numPr>
              <w:rPr>
                <w:sz w:val="18"/>
              </w:rPr>
            </w:pPr>
            <w:proofErr w:type="gramStart"/>
            <w:r>
              <w:rPr>
                <w:rFonts w:hint="eastAsia"/>
                <w:sz w:val="18"/>
              </w:rPr>
              <w:t>新增兼客合伙人</w:t>
            </w:r>
            <w:proofErr w:type="gramEnd"/>
            <w:r>
              <w:rPr>
                <w:rFonts w:hint="eastAsia"/>
                <w:sz w:val="18"/>
              </w:rPr>
              <w:t>标示；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列表默认按照岗位发布时间进行排序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</w:t>
            </w:r>
            <w:r>
              <w:rPr>
                <w:rFonts w:hint="eastAsia"/>
                <w:sz w:val="18"/>
              </w:rPr>
              <w:t>（雇主列表下方二级菜单）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4152900" cy="2661920"/>
                  <wp:effectExtent l="0" t="0" r="0" b="5080"/>
                  <wp:docPr id="3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66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将原先「已发布岗位列表」名称修改为「城市岗位列表」；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该表单的岗位列表范围扩大到该城市底下所有的岗位；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新增雇主身份字段筛选：全部雇主、</w:t>
            </w:r>
            <w:proofErr w:type="gramStart"/>
            <w:r>
              <w:rPr>
                <w:rFonts w:hint="eastAsia"/>
                <w:sz w:val="18"/>
              </w:rPr>
              <w:t>兼客合伙人</w:t>
            </w:r>
            <w:proofErr w:type="gramEnd"/>
            <w:r>
              <w:rPr>
                <w:rFonts w:hint="eastAsia"/>
                <w:sz w:val="18"/>
              </w:rPr>
              <w:t>、普通雇主；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如果</w:t>
            </w:r>
            <w:proofErr w:type="gramStart"/>
            <w:r>
              <w:rPr>
                <w:rFonts w:hint="eastAsia"/>
                <w:sz w:val="18"/>
              </w:rPr>
              <w:t>是兼客合伙人</w:t>
            </w:r>
            <w:proofErr w:type="gramEnd"/>
            <w:r>
              <w:rPr>
                <w:rFonts w:hint="eastAsia"/>
                <w:sz w:val="18"/>
              </w:rPr>
              <w:t>，则雇主姓名上</w:t>
            </w:r>
            <w:proofErr w:type="gramStart"/>
            <w:r>
              <w:rPr>
                <w:rFonts w:hint="eastAsia"/>
                <w:sz w:val="18"/>
              </w:rPr>
              <w:t>新增兼客合伙人</w:t>
            </w:r>
            <w:proofErr w:type="gramEnd"/>
            <w:r>
              <w:rPr>
                <w:rFonts w:hint="eastAsia"/>
                <w:sz w:val="18"/>
              </w:rPr>
              <w:t>标示；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ins w:id="39" w:author="Administrator" w:date="2016-08-05T15:20:00Z">
              <w:r>
                <w:rPr>
                  <w:rFonts w:hint="eastAsia"/>
                  <w:sz w:val="18"/>
                </w:rPr>
                <w:t>每一名普通雇主，</w:t>
              </w:r>
            </w:ins>
            <w:ins w:id="40" w:author="Administrator" w:date="2016-08-05T15:21:00Z">
              <w:r>
                <w:rPr>
                  <w:rFonts w:hint="eastAsia"/>
                  <w:sz w:val="18"/>
                </w:rPr>
                <w:t>有三次岗位被置顶的机会，当城市合伙人为某一普通雇主第四次置</w:t>
              </w:r>
              <w:proofErr w:type="gramStart"/>
              <w:r>
                <w:rPr>
                  <w:rFonts w:hint="eastAsia"/>
                  <w:sz w:val="18"/>
                </w:rPr>
                <w:t>顶岗位</w:t>
              </w:r>
            </w:ins>
            <w:proofErr w:type="gramEnd"/>
            <w:ins w:id="41" w:author="Administrator" w:date="2016-08-05T15:25:00Z">
              <w:r>
                <w:rPr>
                  <w:rFonts w:hint="eastAsia"/>
                  <w:sz w:val="18"/>
                </w:rPr>
                <w:t>时</w:t>
              </w:r>
            </w:ins>
            <w:ins w:id="42" w:author="Administrator" w:date="2016-08-05T15:21:00Z">
              <w:r>
                <w:rPr>
                  <w:rFonts w:hint="eastAsia"/>
                  <w:sz w:val="18"/>
                </w:rPr>
                <w:t>，浮层提醒城市合伙人，</w:t>
              </w:r>
            </w:ins>
            <w:ins w:id="43" w:author="Administrator" w:date="2016-08-05T15:22:00Z">
              <w:r>
                <w:rPr>
                  <w:rFonts w:hint="eastAsia"/>
                  <w:sz w:val="18"/>
                </w:rPr>
                <w:t>“该雇主置顶权限已达三次，</w:t>
              </w:r>
            </w:ins>
            <w:ins w:id="44" w:author="Administrator" w:date="2016-08-05T15:25:00Z">
              <w:r>
                <w:rPr>
                  <w:rFonts w:hint="eastAsia"/>
                  <w:sz w:val="18"/>
                </w:rPr>
                <w:t>请及时申请成为兼客合伙人</w:t>
              </w:r>
            </w:ins>
            <w:ins w:id="45" w:author="Administrator" w:date="2016-08-05T15:22:00Z">
              <w:r>
                <w:rPr>
                  <w:rFonts w:hint="eastAsia"/>
                  <w:sz w:val="18"/>
                </w:rPr>
                <w:t>”</w:t>
              </w:r>
            </w:ins>
            <w:ins w:id="46" w:author="Administrator" w:date="2016-08-05T15:26:00Z">
              <w:r>
                <w:rPr>
                  <w:rFonts w:hint="eastAsia"/>
                  <w:sz w:val="18"/>
                </w:rPr>
                <w:t>。</w:t>
              </w:r>
            </w:ins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47" w:name="_Toc14696"/>
      <w:r>
        <w:rPr>
          <w:rFonts w:hint="eastAsia"/>
        </w:rPr>
        <w:t>添加广告（高）</w:t>
      </w:r>
      <w:bookmarkEnd w:id="47"/>
    </w:p>
    <w:p w:rsidR="00B561BE" w:rsidRDefault="009E157F">
      <w:pPr>
        <w:pStyle w:val="2"/>
      </w:pPr>
      <w:bookmarkStart w:id="48" w:name="_Toc31173"/>
      <w:r>
        <w:rPr>
          <w:rFonts w:hint="eastAsia"/>
        </w:rPr>
        <w:t>21.1</w:t>
      </w:r>
      <w:r>
        <w:rPr>
          <w:rFonts w:hint="eastAsia"/>
        </w:rPr>
        <w:t>添加</w:t>
      </w:r>
      <w:r>
        <w:rPr>
          <w:rFonts w:hint="eastAsia"/>
        </w:rPr>
        <w:t>banner</w:t>
      </w:r>
      <w:r>
        <w:rPr>
          <w:rFonts w:hint="eastAsia"/>
        </w:rPr>
        <w:t>广告（高）</w:t>
      </w:r>
      <w:bookmarkEnd w:id="48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城市合伙人可自行提交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广告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列表默认按照广告添加时间降序排列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</w:t>
            </w:r>
            <w:r>
              <w:rPr>
                <w:rFonts w:hint="eastAsia"/>
                <w:sz w:val="18"/>
              </w:rPr>
              <w:t>（素材管理一级菜单</w:t>
            </w:r>
            <w:r>
              <w:rPr>
                <w:rFonts w:hint="eastAsia"/>
                <w:sz w:val="18"/>
              </w:rPr>
              <w:t>-banner</w:t>
            </w:r>
            <w:r>
              <w:rPr>
                <w:rFonts w:hint="eastAsia"/>
                <w:sz w:val="18"/>
              </w:rPr>
              <w:t>广告二级菜单）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4150995" cy="2449195"/>
                  <wp:effectExtent l="0" t="0" r="1905" b="8255"/>
                  <wp:docPr id="3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2449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页面显示：添加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按钮、说明按钮、添加广告列表；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已添加广告列表包含：广告名称、广告图片、广告位置、广告媒介、开始时间、结束时间、状态等字段；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广告名称：城市合伙人设置广告时填写的广告名称；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广告图片：城市合伙人设置广告时填写的广告名称：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广告位置：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广告有两个位置，</w:t>
            </w:r>
            <w:proofErr w:type="gramStart"/>
            <w:r>
              <w:rPr>
                <w:rFonts w:hint="eastAsia"/>
                <w:sz w:val="18"/>
              </w:rPr>
              <w:t>安卓</w:t>
            </w:r>
            <w:proofErr w:type="gramEnd"/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广告和</w:t>
            </w:r>
            <w:proofErr w:type="spellStart"/>
            <w:r>
              <w:rPr>
                <w:rFonts w:hint="eastAsia"/>
                <w:sz w:val="18"/>
              </w:rPr>
              <w:t>IOSbanner</w:t>
            </w:r>
            <w:proofErr w:type="spellEnd"/>
            <w:r>
              <w:rPr>
                <w:rFonts w:hint="eastAsia"/>
                <w:sz w:val="18"/>
              </w:rPr>
              <w:t>广告；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广告媒介：显示添加时设置的广告链接，打开方式默认为“应用内”打开，如果没有设置链接，则不显示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开始时间：添加广告时填写的开始时间；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结束时间：添加广告时填写的结束时间；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状态：包含审核中、</w:t>
            </w:r>
            <w:del w:id="49" w:author="Administrator" w:date="2016-08-10T15:58:00Z">
              <w:r>
                <w:rPr>
                  <w:rFonts w:hint="eastAsia"/>
                  <w:sz w:val="18"/>
                </w:rPr>
                <w:delText>播放中</w:delText>
              </w:r>
            </w:del>
            <w:ins w:id="50" w:author="Administrator" w:date="2016-08-10T15:58:00Z">
              <w:r>
                <w:rPr>
                  <w:rFonts w:hint="eastAsia"/>
                  <w:sz w:val="18"/>
                </w:rPr>
                <w:t>审核通过</w:t>
              </w:r>
            </w:ins>
            <w:r>
              <w:rPr>
                <w:rFonts w:hint="eastAsia"/>
                <w:sz w:val="18"/>
              </w:rPr>
              <w:t>、审核失败</w:t>
            </w:r>
            <w:del w:id="51" w:author="Administrator" w:date="2016-08-09T10:02:00Z">
              <w:r>
                <w:rPr>
                  <w:rFonts w:hint="eastAsia"/>
                  <w:sz w:val="18"/>
                </w:rPr>
                <w:delText>、已结束</w:delText>
              </w:r>
            </w:del>
            <w:r>
              <w:rPr>
                <w:rFonts w:hint="eastAsia"/>
                <w:sz w:val="18"/>
              </w:rPr>
              <w:t>、已撤销</w:t>
            </w:r>
            <w:del w:id="52" w:author="Administrator" w:date="2016-08-09T10:02:00Z">
              <w:r>
                <w:rPr>
                  <w:rFonts w:hint="eastAsia"/>
                  <w:sz w:val="18"/>
                </w:rPr>
                <w:delText>五</w:delText>
              </w:r>
            </w:del>
            <w:ins w:id="53" w:author="Administrator" w:date="2016-08-09T10:02:00Z">
              <w:r>
                <w:rPr>
                  <w:rFonts w:hint="eastAsia"/>
                  <w:sz w:val="18"/>
                </w:rPr>
                <w:t>四</w:t>
              </w:r>
            </w:ins>
            <w:r>
              <w:rPr>
                <w:rFonts w:hint="eastAsia"/>
                <w:sz w:val="18"/>
              </w:rPr>
              <w:t>种，城市合伙人添加广告后，需要平台人员在</w:t>
            </w: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进行审核，只有审核通过后，才能展示；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注意：审核失败会显示失败的理由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点击「添加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」</w:t>
            </w:r>
            <w:proofErr w:type="gramStart"/>
            <w:r>
              <w:rPr>
                <w:rFonts w:hint="eastAsia"/>
                <w:sz w:val="18"/>
              </w:rPr>
              <w:t>弹窗让</w:t>
            </w:r>
            <w:proofErr w:type="gramEnd"/>
            <w:r>
              <w:rPr>
                <w:rFonts w:hint="eastAsia"/>
                <w:sz w:val="18"/>
              </w:rPr>
              <w:t>城市合伙人填写信息单（</w:t>
            </w:r>
            <w:proofErr w:type="gramStart"/>
            <w:r>
              <w:rPr>
                <w:rFonts w:hint="eastAsia"/>
                <w:sz w:val="18"/>
              </w:rPr>
              <w:t>交互见</w:t>
            </w:r>
            <w:proofErr w:type="gramEnd"/>
            <w:r>
              <w:rPr>
                <w:rFonts w:hint="eastAsia"/>
                <w:sz w:val="18"/>
              </w:rPr>
              <w:t>原型）；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点击「说明」</w:t>
            </w:r>
            <w:proofErr w:type="gramStart"/>
            <w:r>
              <w:rPr>
                <w:rFonts w:hint="eastAsia"/>
                <w:sz w:val="18"/>
              </w:rPr>
              <w:t>弹窗出现</w:t>
            </w:r>
            <w:proofErr w:type="gramEnd"/>
            <w:r>
              <w:rPr>
                <w:rFonts w:hint="eastAsia"/>
                <w:sz w:val="18"/>
              </w:rPr>
              <w:t>说明图片；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B561BE"/>
    <w:p w:rsidR="00B561BE" w:rsidRDefault="009E157F">
      <w:pPr>
        <w:pStyle w:val="2"/>
      </w:pPr>
      <w:bookmarkStart w:id="54" w:name="_Toc8143"/>
      <w:r>
        <w:rPr>
          <w:rFonts w:hint="eastAsia"/>
        </w:rPr>
        <w:lastRenderedPageBreak/>
        <w:t>21.2</w:t>
      </w:r>
      <w:r>
        <w:rPr>
          <w:rFonts w:hint="eastAsia"/>
        </w:rPr>
        <w:t>添加头条广告（高）</w:t>
      </w:r>
      <w:bookmarkEnd w:id="54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城市合伙人可自行提交头条广告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列表默认按照广告添加时间降序排列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CRM</w:t>
            </w:r>
            <w:r>
              <w:rPr>
                <w:rFonts w:hint="eastAsia"/>
                <w:sz w:val="18"/>
              </w:rPr>
              <w:t>（素材管理一级菜单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头条广告二级菜单）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114300" distR="114300">
                  <wp:extent cx="4152900" cy="2330450"/>
                  <wp:effectExtent l="0" t="0" r="0" b="12700"/>
                  <wp:docPr id="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2330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页面显示：添加头条按钮、说明按钮、添加广告列表；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已添加广告列表包含：广告名称、广告位置、广告媒介、开始时间、结束时间、状态等字段；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广告名称：城市合伙人设置头条广告时填写的广告名称；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广告图片：城市合伙人设置头条广告时填写的广告名称：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广告位置：头条广告有四个位置，</w:t>
            </w:r>
            <w:proofErr w:type="gramStart"/>
            <w:r>
              <w:rPr>
                <w:rFonts w:hint="eastAsia"/>
                <w:sz w:val="18"/>
              </w:rPr>
              <w:t>安卓兼客</w:t>
            </w:r>
            <w:proofErr w:type="gramEnd"/>
            <w:r>
              <w:rPr>
                <w:rFonts w:hint="eastAsia"/>
                <w:sz w:val="18"/>
              </w:rPr>
              <w:t>头条广告、安卓雇主头条广告、</w:t>
            </w:r>
            <w:r>
              <w:rPr>
                <w:rFonts w:hint="eastAsia"/>
                <w:sz w:val="18"/>
              </w:rPr>
              <w:t>IOS</w:t>
            </w:r>
            <w:proofErr w:type="gramStart"/>
            <w:r>
              <w:rPr>
                <w:rFonts w:hint="eastAsia"/>
                <w:sz w:val="18"/>
              </w:rPr>
              <w:t>兼客头条</w:t>
            </w:r>
            <w:proofErr w:type="gramEnd"/>
            <w:r>
              <w:rPr>
                <w:rFonts w:hint="eastAsia"/>
                <w:sz w:val="18"/>
              </w:rPr>
              <w:t>广告、</w:t>
            </w:r>
            <w:r>
              <w:rPr>
                <w:rFonts w:hint="eastAsia"/>
                <w:sz w:val="18"/>
              </w:rPr>
              <w:t>IOS</w:t>
            </w:r>
            <w:r>
              <w:rPr>
                <w:rFonts w:hint="eastAsia"/>
                <w:sz w:val="18"/>
              </w:rPr>
              <w:t>雇主头条广告；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广告媒介：显示添加时设置的广告链接，打开方式默认为“应用内”打开，如果没有设置链接，则不显示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开始时间：添加广告时填写的开始时间；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结束时间：添加广告时填写的结束时间；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状态：包含审核中、</w:t>
            </w:r>
            <w:del w:id="55" w:author="Administrator" w:date="2016-08-09T10:02:00Z">
              <w:r>
                <w:rPr>
                  <w:rFonts w:hint="eastAsia"/>
                  <w:sz w:val="18"/>
                </w:rPr>
                <w:delText>播放中</w:delText>
              </w:r>
            </w:del>
            <w:ins w:id="56" w:author="Administrator" w:date="2016-08-09T10:02:00Z">
              <w:r>
                <w:rPr>
                  <w:rFonts w:hint="eastAsia"/>
                  <w:sz w:val="18"/>
                </w:rPr>
                <w:t>已通过</w:t>
              </w:r>
            </w:ins>
            <w:r>
              <w:rPr>
                <w:rFonts w:hint="eastAsia"/>
                <w:sz w:val="18"/>
              </w:rPr>
              <w:t>、审核失败</w:t>
            </w:r>
            <w:del w:id="57" w:author="Administrator" w:date="2016-08-09T10:02:00Z">
              <w:r>
                <w:rPr>
                  <w:rFonts w:hint="eastAsia"/>
                  <w:sz w:val="18"/>
                </w:rPr>
                <w:delText>、已结束</w:delText>
              </w:r>
            </w:del>
            <w:r>
              <w:rPr>
                <w:rFonts w:hint="eastAsia"/>
                <w:sz w:val="18"/>
              </w:rPr>
              <w:t>、已撤销</w:t>
            </w:r>
            <w:del w:id="58" w:author="Administrator" w:date="2016-08-09T10:02:00Z">
              <w:r>
                <w:rPr>
                  <w:rFonts w:hint="eastAsia"/>
                  <w:sz w:val="18"/>
                </w:rPr>
                <w:delText>五</w:delText>
              </w:r>
            </w:del>
            <w:ins w:id="59" w:author="Administrator" w:date="2016-08-09T10:02:00Z">
              <w:r>
                <w:rPr>
                  <w:rFonts w:hint="eastAsia"/>
                  <w:sz w:val="18"/>
                </w:rPr>
                <w:t>四</w:t>
              </w:r>
            </w:ins>
            <w:r>
              <w:rPr>
                <w:rFonts w:hint="eastAsia"/>
                <w:sz w:val="18"/>
              </w:rPr>
              <w:t>种，城市合伙人添加广告后，需要平台人员在</w:t>
            </w: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进行审核，只有审核通过后，才能展示；</w:t>
            </w:r>
          </w:p>
          <w:p w:rsidR="00B561BE" w:rsidRDefault="009E157F">
            <w:pPr>
              <w:numPr>
                <w:ilvl w:val="0"/>
                <w:numId w:val="23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注意：审核失败会显示失败的理由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点击「添加头条」</w:t>
            </w:r>
            <w:proofErr w:type="gramStart"/>
            <w:r>
              <w:rPr>
                <w:rFonts w:hint="eastAsia"/>
                <w:sz w:val="18"/>
              </w:rPr>
              <w:t>弹窗让</w:t>
            </w:r>
            <w:proofErr w:type="gramEnd"/>
            <w:r>
              <w:rPr>
                <w:rFonts w:hint="eastAsia"/>
                <w:sz w:val="18"/>
              </w:rPr>
              <w:t>城市合伙人填写信息单（</w:t>
            </w:r>
            <w:proofErr w:type="gramStart"/>
            <w:r>
              <w:rPr>
                <w:rFonts w:hint="eastAsia"/>
                <w:sz w:val="18"/>
              </w:rPr>
              <w:t>交互见</w:t>
            </w:r>
            <w:proofErr w:type="gramEnd"/>
            <w:r>
              <w:rPr>
                <w:rFonts w:hint="eastAsia"/>
                <w:sz w:val="18"/>
              </w:rPr>
              <w:t>原型）；</w:t>
            </w:r>
          </w:p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点击「说明」</w:t>
            </w:r>
            <w:proofErr w:type="gramStart"/>
            <w:r>
              <w:rPr>
                <w:rFonts w:hint="eastAsia"/>
                <w:sz w:val="18"/>
              </w:rPr>
              <w:t>弹窗出现</w:t>
            </w:r>
            <w:proofErr w:type="gramEnd"/>
            <w:r>
              <w:rPr>
                <w:rFonts w:hint="eastAsia"/>
                <w:sz w:val="18"/>
              </w:rPr>
              <w:t>说明图片，该页面介绍添加后的展示样式；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60" w:name="_Toc8766"/>
      <w:r>
        <w:rPr>
          <w:rFonts w:hint="eastAsia"/>
        </w:rPr>
        <w:t>城市合伙人招商页面（高）</w:t>
      </w:r>
      <w:bookmarkEnd w:id="60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新增城市合伙人招商页面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用户通过前端设置好的广告，点击进入该页面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WEB+WAP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114300" distR="114300">
                  <wp:extent cx="4156710" cy="8626475"/>
                  <wp:effectExtent l="0" t="0" r="15240" b="3175"/>
                  <wp:docPr id="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710" cy="8626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lastRenderedPageBreak/>
              <w:t>页面显示：城市合伙人介绍、市场前景、我们的优势、渠道支持、立即申请等模块；</w:t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其中立即申请需用户填写：申请合作城市、公司名称、联系人、联系人电话、联系地址、主要优势；</w:t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其中公司名称为选填，主要优势在</w:t>
            </w:r>
            <w:r>
              <w:rPr>
                <w:rFonts w:hint="eastAsia"/>
                <w:sz w:val="18"/>
              </w:rPr>
              <w:t>200</w:t>
            </w:r>
            <w:r>
              <w:rPr>
                <w:rFonts w:hint="eastAsia"/>
                <w:sz w:val="18"/>
              </w:rPr>
              <w:t>字以内；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注意：在未填写之前的提示文字</w:t>
            </w:r>
            <w:proofErr w:type="gramStart"/>
            <w:r>
              <w:rPr>
                <w:rFonts w:hint="eastAsia"/>
                <w:sz w:val="18"/>
              </w:rPr>
              <w:t>需展示</w:t>
            </w:r>
            <w:proofErr w:type="gramEnd"/>
            <w:r>
              <w:rPr>
                <w:rFonts w:hint="eastAsia"/>
                <w:sz w:val="18"/>
              </w:rPr>
              <w:t>出来，</w:t>
            </w:r>
            <w:r>
              <w:rPr>
                <w:rFonts w:hint="eastAsia"/>
                <w:sz w:val="18"/>
              </w:rPr>
              <w:t>WAP</w:t>
            </w:r>
            <w:r>
              <w:rPr>
                <w:rFonts w:hint="eastAsia"/>
                <w:sz w:val="18"/>
              </w:rPr>
              <w:t>内容类似，见</w:t>
            </w:r>
            <w:r>
              <w:rPr>
                <w:rFonts w:hint="eastAsia"/>
                <w:sz w:val="18"/>
              </w:rPr>
              <w:t>UI</w:t>
            </w: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61" w:name="_Toc32640"/>
      <w:r>
        <w:rPr>
          <w:rFonts w:hint="eastAsia"/>
        </w:rPr>
        <w:t>城市合伙人意向名单（高）</w:t>
      </w:r>
      <w:bookmarkEnd w:id="61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新增城市合伙人意向名单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（开通城市下方二级菜单）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>
                  <wp:extent cx="4154170" cy="1623060"/>
                  <wp:effectExtent l="0" t="0" r="17780" b="15240"/>
                  <wp:docPr id="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170" cy="1623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页面显示：筛选栏、城市合伙人意向列表；</w:t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可根据合作城市、公司名称、联系人、联系号码进行筛选；</w:t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城市合伙人意向列表展示：申请合作城市、公司名称、联系人、联系电话、联系地址、客户跟进、主要优势等字段；</w:t>
            </w:r>
          </w:p>
          <w:p w:rsidR="00B561BE" w:rsidRDefault="009E157F">
            <w:pPr>
              <w:numPr>
                <w:ilvl w:val="0"/>
                <w:numId w:val="24"/>
              </w:numPr>
            </w:pPr>
            <w:r>
              <w:rPr>
                <w:rFonts w:hint="eastAsia"/>
                <w:sz w:val="18"/>
              </w:rPr>
              <w:t>其中客户跟进包含初步沟通、确定意向、顺利成交、流失客户四个标签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62" w:name="_Toc13180"/>
      <w:r>
        <w:rPr>
          <w:rFonts w:hint="eastAsia"/>
        </w:rPr>
        <w:lastRenderedPageBreak/>
        <w:t>广告投放审核（高）</w:t>
      </w:r>
      <w:bookmarkEnd w:id="62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新增广告投放审核页面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城市合伙人提交添加广告申请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  <w:r>
              <w:rPr>
                <w:rFonts w:hint="eastAsia"/>
                <w:sz w:val="18"/>
              </w:rPr>
              <w:t>（合伙人</w:t>
            </w:r>
            <w:r>
              <w:rPr>
                <w:rFonts w:hint="eastAsia"/>
                <w:sz w:val="18"/>
              </w:rPr>
              <w:t>-</w:t>
            </w:r>
            <w:r>
              <w:rPr>
                <w:rFonts w:hint="eastAsia"/>
                <w:sz w:val="18"/>
              </w:rPr>
              <w:t>广告投放审核）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>
                  <wp:extent cx="4148455" cy="1393190"/>
                  <wp:effectExtent l="0" t="0" r="4445" b="16510"/>
                  <wp:docPr id="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455" cy="1393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561BE" w:rsidRDefault="009E157F">
            <w:pPr>
              <w:numPr>
                <w:ilvl w:val="0"/>
                <w:numId w:val="25"/>
              </w:numPr>
            </w:pPr>
            <w:r>
              <w:rPr>
                <w:rFonts w:hint="eastAsia"/>
                <w:sz w:val="18"/>
              </w:rPr>
              <w:t>页面显示：广告名称、广告图片、广告位置、广告媒介、开始时间、结束时间、城市、提交人、操作；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广告名称：城市合伙人设置广告时填写的广告名称；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广告图片：城市合伙人设置广告时填写的广告名称：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广告位置：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广告有两个位置，安卓</w:t>
            </w:r>
            <w:r>
              <w:rPr>
                <w:rFonts w:hint="eastAsia"/>
                <w:sz w:val="18"/>
              </w:rPr>
              <w:t>banner</w:t>
            </w:r>
            <w:r>
              <w:rPr>
                <w:rFonts w:hint="eastAsia"/>
                <w:sz w:val="18"/>
              </w:rPr>
              <w:t>广告和</w:t>
            </w:r>
            <w:proofErr w:type="spellStart"/>
            <w:r>
              <w:rPr>
                <w:rFonts w:hint="eastAsia"/>
                <w:sz w:val="18"/>
              </w:rPr>
              <w:t>IOSbanner</w:t>
            </w:r>
            <w:proofErr w:type="spellEnd"/>
            <w:r>
              <w:rPr>
                <w:rFonts w:hint="eastAsia"/>
                <w:sz w:val="18"/>
              </w:rPr>
              <w:t>广告，头条有四个位置；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广告媒介：显示添加时设置的广告链接，打开方式默认为“应用内”打开，如果没有设置链接，则不显示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开始时间：添加广告时填写的开始时间；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结束时间：添加广告时填写的结束时间；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城市：提交广告的城市合伙人所在的城市；</w:t>
            </w:r>
          </w:p>
          <w:p w:rsidR="00B561BE" w:rsidRDefault="009E157F">
            <w:pPr>
              <w:numPr>
                <w:ilvl w:val="0"/>
                <w:numId w:val="22"/>
              </w:numPr>
              <w:rPr>
                <w:sz w:val="18"/>
              </w:rPr>
            </w:pPr>
            <w:r>
              <w:rPr>
                <w:rFonts w:hint="eastAsia"/>
                <w:sz w:val="18"/>
              </w:rPr>
              <w:t>提交人：提交广告审核</w:t>
            </w:r>
            <w:proofErr w:type="gramStart"/>
            <w:r>
              <w:rPr>
                <w:rFonts w:hint="eastAsia"/>
                <w:sz w:val="18"/>
              </w:rPr>
              <w:t>的兼客合伙人</w:t>
            </w:r>
            <w:proofErr w:type="gramEnd"/>
            <w:r>
              <w:rPr>
                <w:rFonts w:hint="eastAsia"/>
                <w:sz w:val="18"/>
              </w:rPr>
              <w:t>姓名；</w:t>
            </w:r>
          </w:p>
          <w:p w:rsidR="00B561BE" w:rsidRDefault="009E157F"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操作：通过、不通过；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点击「通过」，弹窗，显示操作成功，将城市合伙人提交的广告信息同步在广告管理中新增一条广告，广告排序默认为</w:t>
            </w:r>
            <w:ins w:id="63" w:author="Administrator" w:date="2016-08-10T18:25:00Z">
              <w:r>
                <w:rPr>
                  <w:rFonts w:hint="eastAsia"/>
                  <w:sz w:val="18"/>
                </w:rPr>
                <w:t>0</w:t>
              </w:r>
            </w:ins>
            <w:r>
              <w:rPr>
                <w:rFonts w:hint="eastAsia"/>
                <w:sz w:val="18"/>
              </w:rPr>
              <w:t>；</w:t>
            </w:r>
          </w:p>
          <w:p w:rsidR="00B561BE" w:rsidRDefault="009E157F">
            <w:pPr>
              <w:rPr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158615" cy="1678940"/>
                  <wp:effectExtent l="0" t="0" r="13335" b="16510"/>
                  <wp:docPr id="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15" cy="1678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B561BE"/>
    <w:p w:rsidR="00B561BE" w:rsidRDefault="009E157F">
      <w:pPr>
        <w:pStyle w:val="1"/>
        <w:numPr>
          <w:ilvl w:val="0"/>
          <w:numId w:val="2"/>
        </w:numPr>
      </w:pPr>
      <w:bookmarkStart w:id="64" w:name="_Toc2037"/>
      <w:r>
        <w:rPr>
          <w:rFonts w:hint="eastAsia"/>
        </w:rPr>
        <w:t>采集审核（高）</w:t>
      </w:r>
      <w:bookmarkEnd w:id="64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新增口袋兼职采集来源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低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采集审核来源新增口袋兼职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bookmarkStart w:id="65" w:name="_Toc32308"/>
      <w:r>
        <w:rPr>
          <w:rFonts w:hint="eastAsia"/>
        </w:rPr>
        <w:t>采集岗位（低）</w:t>
      </w:r>
      <w:bookmarkEnd w:id="65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调整日期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低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CMS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岗位采集审核，如果采集的岗位工作日期超过</w:t>
            </w:r>
            <w:r>
              <w:rPr>
                <w:rFonts w:hint="eastAsia"/>
                <w:sz w:val="18"/>
              </w:rPr>
              <w:t>90</w:t>
            </w:r>
            <w:r>
              <w:rPr>
                <w:rFonts w:hint="eastAsia"/>
                <w:sz w:val="18"/>
              </w:rPr>
              <w:t>天，</w:t>
            </w:r>
            <w:ins w:id="66" w:author="Administrator" w:date="2016-08-17T17:05:00Z">
              <w:r>
                <w:rPr>
                  <w:rFonts w:hint="eastAsia"/>
                  <w:sz w:val="18"/>
                </w:rPr>
                <w:t>当审核人员点击「通过」按钮时，浮层提醒操作者，工作日期不得</w:t>
              </w:r>
            </w:ins>
            <w:ins w:id="67" w:author="Administrator" w:date="2016-08-17T17:06:00Z">
              <w:r>
                <w:rPr>
                  <w:rFonts w:hint="eastAsia"/>
                  <w:sz w:val="18"/>
                </w:rPr>
                <w:t>超过</w:t>
              </w:r>
              <w:r>
                <w:rPr>
                  <w:rFonts w:hint="eastAsia"/>
                  <w:sz w:val="18"/>
                </w:rPr>
                <w:t>90</w:t>
              </w:r>
              <w:r>
                <w:rPr>
                  <w:rFonts w:hint="eastAsia"/>
                  <w:sz w:val="18"/>
                </w:rPr>
                <w:t>天。</w:t>
              </w:r>
            </w:ins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输出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9E157F">
      <w:pPr>
        <w:pStyle w:val="1"/>
        <w:numPr>
          <w:ilvl w:val="0"/>
          <w:numId w:val="2"/>
        </w:numPr>
      </w:pPr>
      <w:proofErr w:type="gramStart"/>
      <w:r>
        <w:rPr>
          <w:rFonts w:hint="eastAsia"/>
        </w:rPr>
        <w:t>兼客首页</w:t>
      </w:r>
      <w:proofErr w:type="gramEnd"/>
      <w:r>
        <w:rPr>
          <w:rFonts w:hint="eastAsia"/>
        </w:rPr>
        <w:t>（低）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6770"/>
      </w:tblGrid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下架</w:t>
            </w:r>
            <w:r>
              <w:rPr>
                <w:rFonts w:hint="eastAsia"/>
                <w:sz w:val="18"/>
              </w:rPr>
              <w:t>WEB</w:t>
            </w:r>
            <w:proofErr w:type="gramStart"/>
            <w:r>
              <w:rPr>
                <w:rFonts w:hint="eastAsia"/>
                <w:sz w:val="18"/>
              </w:rPr>
              <w:t>官网首页</w:t>
            </w:r>
            <w:proofErr w:type="gramEnd"/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低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/</w:t>
            </w:r>
            <w:r>
              <w:rPr>
                <w:rFonts w:ascii="Arial" w:hAnsi="Arial" w:cs="Arial"/>
                <w:sz w:val="18"/>
              </w:rPr>
              <w:t>前置条件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pStyle w:val="11"/>
              <w:ind w:firstLineChars="0" w:firstLine="0"/>
              <w:rPr>
                <w:sz w:val="18"/>
              </w:rPr>
            </w:pP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涉及部分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pStyle w:val="11"/>
              <w:ind w:firstLineChars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WEB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下架</w:t>
            </w:r>
            <w:r>
              <w:rPr>
                <w:rFonts w:hint="eastAsia"/>
                <w:sz w:val="18"/>
              </w:rPr>
              <w:t>WEB</w:t>
            </w:r>
            <w:proofErr w:type="gramStart"/>
            <w:r>
              <w:rPr>
                <w:rFonts w:hint="eastAsia"/>
                <w:sz w:val="18"/>
              </w:rPr>
              <w:t>官网首页</w:t>
            </w:r>
            <w:proofErr w:type="gramEnd"/>
            <w:r>
              <w:rPr>
                <w:rFonts w:hint="eastAsia"/>
                <w:sz w:val="18"/>
              </w:rPr>
              <w:t>（</w:t>
            </w:r>
            <w:r>
              <w:rPr>
                <w:rFonts w:hint="eastAsia"/>
                <w:sz w:val="18"/>
              </w:rPr>
              <w:t>www.jianke.cc</w:t>
            </w:r>
            <w:r>
              <w:rPr>
                <w:rFonts w:hint="eastAsia"/>
                <w:sz w:val="18"/>
              </w:rPr>
              <w:t>）委托招聘菜单栏</w:t>
            </w:r>
          </w:p>
        </w:tc>
      </w:tr>
      <w:tr w:rsidR="00B561BE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561BE" w:rsidRDefault="009E157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561BE" w:rsidRDefault="00B561BE">
            <w:pPr>
              <w:rPr>
                <w:sz w:val="18"/>
              </w:rPr>
            </w:pPr>
          </w:p>
        </w:tc>
      </w:tr>
    </w:tbl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>
      <w:pPr>
        <w:rPr>
          <w:rFonts w:ascii="Times New Roman" w:hAnsi="Times New Roman"/>
          <w:bCs/>
          <w:kern w:val="44"/>
          <w:szCs w:val="44"/>
        </w:rPr>
      </w:pPr>
    </w:p>
    <w:p w:rsidR="00B561BE" w:rsidRDefault="00B561BE"/>
    <w:p w:rsidR="00B561BE" w:rsidRDefault="00B561BE"/>
    <w:p w:rsidR="00B561BE" w:rsidRDefault="00B561BE"/>
    <w:p w:rsidR="00B561BE" w:rsidRDefault="00B561BE"/>
    <w:sectPr w:rsidR="00B561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仿宋简体">
    <w:altName w:val="Arial Unicode MS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黑体">
    <w:altName w:val="黑体"/>
    <w:charset w:val="86"/>
    <w:family w:val="auto"/>
    <w:pitch w:val="default"/>
    <w:sig w:usb0="00000000" w:usb1="00000000" w:usb2="00020017" w:usb3="00000000" w:csb0="0016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063C97"/>
    <w:multiLevelType w:val="multilevel"/>
    <w:tmpl w:val="06063C9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402258"/>
    <w:multiLevelType w:val="multilevel"/>
    <w:tmpl w:val="104022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1E75AE3"/>
    <w:multiLevelType w:val="multilevel"/>
    <w:tmpl w:val="21E75AE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5551C8"/>
    <w:multiLevelType w:val="multilevel"/>
    <w:tmpl w:val="2D5551C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4D88"/>
    <w:multiLevelType w:val="multilevel"/>
    <w:tmpl w:val="4C1E4D8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7889558"/>
    <w:multiLevelType w:val="singleLevel"/>
    <w:tmpl w:val="578895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" w15:restartNumberingAfterBreak="0">
    <w:nsid w:val="579B117E"/>
    <w:multiLevelType w:val="singleLevel"/>
    <w:tmpl w:val="579B117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579B430A"/>
    <w:multiLevelType w:val="singleLevel"/>
    <w:tmpl w:val="579B430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 w15:restartNumberingAfterBreak="0">
    <w:nsid w:val="579EB3F5"/>
    <w:multiLevelType w:val="singleLevel"/>
    <w:tmpl w:val="579EB3F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 w15:restartNumberingAfterBreak="0">
    <w:nsid w:val="579EC105"/>
    <w:multiLevelType w:val="singleLevel"/>
    <w:tmpl w:val="579EC105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1" w15:restartNumberingAfterBreak="0">
    <w:nsid w:val="579EC1B3"/>
    <w:multiLevelType w:val="singleLevel"/>
    <w:tmpl w:val="579EC1B3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2" w15:restartNumberingAfterBreak="0">
    <w:nsid w:val="579EC1D3"/>
    <w:multiLevelType w:val="singleLevel"/>
    <w:tmpl w:val="579EC1D3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3" w15:restartNumberingAfterBreak="0">
    <w:nsid w:val="579EF381"/>
    <w:multiLevelType w:val="singleLevel"/>
    <w:tmpl w:val="579EF38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 w15:restartNumberingAfterBreak="0">
    <w:nsid w:val="57A1A758"/>
    <w:multiLevelType w:val="singleLevel"/>
    <w:tmpl w:val="57A1A7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5" w15:restartNumberingAfterBreak="0">
    <w:nsid w:val="57A1B723"/>
    <w:multiLevelType w:val="singleLevel"/>
    <w:tmpl w:val="57A1B72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 w15:restartNumberingAfterBreak="0">
    <w:nsid w:val="57A1BB67"/>
    <w:multiLevelType w:val="singleLevel"/>
    <w:tmpl w:val="57A1BB6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7" w15:restartNumberingAfterBreak="0">
    <w:nsid w:val="57A1BB83"/>
    <w:multiLevelType w:val="singleLevel"/>
    <w:tmpl w:val="57A1BB8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8" w15:restartNumberingAfterBreak="0">
    <w:nsid w:val="57A1C494"/>
    <w:multiLevelType w:val="singleLevel"/>
    <w:tmpl w:val="57A1C49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9" w15:restartNumberingAfterBreak="0">
    <w:nsid w:val="57A1C4C3"/>
    <w:multiLevelType w:val="singleLevel"/>
    <w:tmpl w:val="57A1C4C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0" w15:restartNumberingAfterBreak="0">
    <w:nsid w:val="57A1CC2A"/>
    <w:multiLevelType w:val="singleLevel"/>
    <w:tmpl w:val="57A1CC2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1" w15:restartNumberingAfterBreak="0">
    <w:nsid w:val="57A1D22A"/>
    <w:multiLevelType w:val="singleLevel"/>
    <w:tmpl w:val="57A1D22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 w15:restartNumberingAfterBreak="0">
    <w:nsid w:val="6FAF6CCC"/>
    <w:multiLevelType w:val="multilevel"/>
    <w:tmpl w:val="6FAF6CC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90750B"/>
    <w:multiLevelType w:val="multilevel"/>
    <w:tmpl w:val="7190750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B7747EF"/>
    <w:multiLevelType w:val="multilevel"/>
    <w:tmpl w:val="7B7747E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1"/>
  </w:num>
  <w:num w:numId="3">
    <w:abstractNumId w:val="23"/>
  </w:num>
  <w:num w:numId="4">
    <w:abstractNumId w:val="22"/>
  </w:num>
  <w:num w:numId="5">
    <w:abstractNumId w:val="4"/>
  </w:num>
  <w:num w:numId="6">
    <w:abstractNumId w:val="1"/>
  </w:num>
  <w:num w:numId="7">
    <w:abstractNumId w:val="5"/>
  </w:num>
  <w:num w:numId="8">
    <w:abstractNumId w:val="24"/>
  </w:num>
  <w:num w:numId="9">
    <w:abstractNumId w:val="2"/>
  </w:num>
  <w:num w:numId="10">
    <w:abstractNumId w:val="3"/>
  </w:num>
  <w:num w:numId="11">
    <w:abstractNumId w:val="7"/>
  </w:num>
  <w:num w:numId="12">
    <w:abstractNumId w:val="9"/>
  </w:num>
  <w:num w:numId="13">
    <w:abstractNumId w:val="8"/>
  </w:num>
  <w:num w:numId="14">
    <w:abstractNumId w:val="13"/>
  </w:num>
  <w:num w:numId="15">
    <w:abstractNumId w:val="10"/>
  </w:num>
  <w:num w:numId="16">
    <w:abstractNumId w:val="12"/>
  </w:num>
  <w:num w:numId="17">
    <w:abstractNumId w:val="11"/>
  </w:num>
  <w:num w:numId="18">
    <w:abstractNumId w:val="6"/>
  </w:num>
  <w:num w:numId="19">
    <w:abstractNumId w:val="14"/>
  </w:num>
  <w:num w:numId="20">
    <w:abstractNumId w:val="15"/>
  </w:num>
  <w:num w:numId="21">
    <w:abstractNumId w:val="16"/>
  </w:num>
  <w:num w:numId="22">
    <w:abstractNumId w:val="17"/>
  </w:num>
  <w:num w:numId="23">
    <w:abstractNumId w:val="18"/>
  </w:num>
  <w:num w:numId="24">
    <w:abstractNumId w:val="19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A6D"/>
    <w:rsid w:val="000217A3"/>
    <w:rsid w:val="00037AE5"/>
    <w:rsid w:val="000743AE"/>
    <w:rsid w:val="000760D7"/>
    <w:rsid w:val="000E6DE7"/>
    <w:rsid w:val="00143AF3"/>
    <w:rsid w:val="001506E0"/>
    <w:rsid w:val="00175D6F"/>
    <w:rsid w:val="00186678"/>
    <w:rsid w:val="001962ED"/>
    <w:rsid w:val="001D36AE"/>
    <w:rsid w:val="001F0658"/>
    <w:rsid w:val="0022269C"/>
    <w:rsid w:val="00222E28"/>
    <w:rsid w:val="00242F27"/>
    <w:rsid w:val="00254A5B"/>
    <w:rsid w:val="00276A4E"/>
    <w:rsid w:val="002850D6"/>
    <w:rsid w:val="002A282B"/>
    <w:rsid w:val="002B2C23"/>
    <w:rsid w:val="002C5A74"/>
    <w:rsid w:val="002D474A"/>
    <w:rsid w:val="002E1D84"/>
    <w:rsid w:val="00302A6D"/>
    <w:rsid w:val="003324A5"/>
    <w:rsid w:val="003513BB"/>
    <w:rsid w:val="00384F59"/>
    <w:rsid w:val="00390495"/>
    <w:rsid w:val="003A1BAC"/>
    <w:rsid w:val="003A1C06"/>
    <w:rsid w:val="003C0767"/>
    <w:rsid w:val="003C4198"/>
    <w:rsid w:val="003D063E"/>
    <w:rsid w:val="00403EFE"/>
    <w:rsid w:val="004145D8"/>
    <w:rsid w:val="004A2ADC"/>
    <w:rsid w:val="004B1ABF"/>
    <w:rsid w:val="0052026D"/>
    <w:rsid w:val="00522B72"/>
    <w:rsid w:val="00570494"/>
    <w:rsid w:val="005933FC"/>
    <w:rsid w:val="005A630B"/>
    <w:rsid w:val="005B0C73"/>
    <w:rsid w:val="005B16DC"/>
    <w:rsid w:val="006B79CE"/>
    <w:rsid w:val="00711987"/>
    <w:rsid w:val="00740983"/>
    <w:rsid w:val="007E2BEC"/>
    <w:rsid w:val="007F07A3"/>
    <w:rsid w:val="00800533"/>
    <w:rsid w:val="0085663A"/>
    <w:rsid w:val="00873416"/>
    <w:rsid w:val="00893BA8"/>
    <w:rsid w:val="008D4566"/>
    <w:rsid w:val="008F55C9"/>
    <w:rsid w:val="00915312"/>
    <w:rsid w:val="00950756"/>
    <w:rsid w:val="00954E47"/>
    <w:rsid w:val="00992236"/>
    <w:rsid w:val="009B6A8D"/>
    <w:rsid w:val="009C078F"/>
    <w:rsid w:val="009E157F"/>
    <w:rsid w:val="009F40AC"/>
    <w:rsid w:val="00A225AD"/>
    <w:rsid w:val="00A648C7"/>
    <w:rsid w:val="00AD1EE0"/>
    <w:rsid w:val="00B0034D"/>
    <w:rsid w:val="00B15F36"/>
    <w:rsid w:val="00B4298C"/>
    <w:rsid w:val="00B561BE"/>
    <w:rsid w:val="00B60ACE"/>
    <w:rsid w:val="00B818B7"/>
    <w:rsid w:val="00BA396B"/>
    <w:rsid w:val="00BC2BDE"/>
    <w:rsid w:val="00BC426D"/>
    <w:rsid w:val="00BD7259"/>
    <w:rsid w:val="00BF076B"/>
    <w:rsid w:val="00C025A4"/>
    <w:rsid w:val="00C032C3"/>
    <w:rsid w:val="00C955A3"/>
    <w:rsid w:val="00CC64AA"/>
    <w:rsid w:val="00CF2EA6"/>
    <w:rsid w:val="00CF2F4A"/>
    <w:rsid w:val="00CF35BD"/>
    <w:rsid w:val="00D215CF"/>
    <w:rsid w:val="00D26597"/>
    <w:rsid w:val="00D50995"/>
    <w:rsid w:val="00D644D0"/>
    <w:rsid w:val="00D840A9"/>
    <w:rsid w:val="00D91D3E"/>
    <w:rsid w:val="00E103B2"/>
    <w:rsid w:val="00E1049E"/>
    <w:rsid w:val="00E26801"/>
    <w:rsid w:val="00E874BE"/>
    <w:rsid w:val="00F2777A"/>
    <w:rsid w:val="00F518EC"/>
    <w:rsid w:val="00F77185"/>
    <w:rsid w:val="00FA2B72"/>
    <w:rsid w:val="043D6B83"/>
    <w:rsid w:val="06090BD9"/>
    <w:rsid w:val="0A432A1C"/>
    <w:rsid w:val="10997DE7"/>
    <w:rsid w:val="17576BB6"/>
    <w:rsid w:val="2F0C5178"/>
    <w:rsid w:val="2F266A7E"/>
    <w:rsid w:val="32B82B4F"/>
    <w:rsid w:val="33E4495A"/>
    <w:rsid w:val="36230D8E"/>
    <w:rsid w:val="38D40D77"/>
    <w:rsid w:val="39531ECA"/>
    <w:rsid w:val="47E8573D"/>
    <w:rsid w:val="52F10DFC"/>
    <w:rsid w:val="5C0348C4"/>
    <w:rsid w:val="5F0E16AC"/>
    <w:rsid w:val="60C77B04"/>
    <w:rsid w:val="67731A20"/>
    <w:rsid w:val="685A2BF4"/>
    <w:rsid w:val="696C7584"/>
    <w:rsid w:val="6C3723FA"/>
    <w:rsid w:val="73DE6F98"/>
    <w:rsid w:val="75AE47F9"/>
    <w:rsid w:val="78916D4B"/>
    <w:rsid w:val="7CCC5C38"/>
    <w:rsid w:val="7D971CF2"/>
    <w:rsid w:val="7EDE6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57947E-1875-4A6A-B95E-EC810456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spacing w:line="360" w:lineRule="auto"/>
      <w:jc w:val="both"/>
    </w:pPr>
    <w:rPr>
      <w:rFonts w:ascii="Calibri" w:eastAsia="宋体" w:hAnsi="Calibri" w:cs="Times New Roman"/>
      <w:kern w:val="2"/>
      <w:sz w:val="21"/>
      <w:szCs w:val="24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340" w:after="330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uiPriority w:val="39"/>
    <w:unhideWhenUsed/>
    <w:qFormat/>
    <w:pPr>
      <w:ind w:leftChars="1200" w:left="2520"/>
    </w:pPr>
  </w:style>
  <w:style w:type="paragraph" w:styleId="a">
    <w:name w:val="List Bullet"/>
    <w:basedOn w:val="a0"/>
    <w:uiPriority w:val="99"/>
    <w:unhideWhenUsed/>
    <w:qFormat/>
    <w:pPr>
      <w:numPr>
        <w:numId w:val="1"/>
      </w:numPr>
      <w:contextualSpacing/>
    </w:pPr>
  </w:style>
  <w:style w:type="paragraph" w:styleId="5">
    <w:name w:val="toc 5"/>
    <w:basedOn w:val="a0"/>
    <w:next w:val="a0"/>
    <w:uiPriority w:val="39"/>
    <w:unhideWhenUsed/>
    <w:qFormat/>
    <w:pPr>
      <w:ind w:leftChars="800" w:left="1680"/>
    </w:pPr>
  </w:style>
  <w:style w:type="paragraph" w:styleId="3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8">
    <w:name w:val="toc 8"/>
    <w:basedOn w:val="a0"/>
    <w:next w:val="a0"/>
    <w:uiPriority w:val="39"/>
    <w:unhideWhenUsed/>
    <w:qFormat/>
    <w:pPr>
      <w:ind w:leftChars="1400" w:left="2940"/>
    </w:pPr>
  </w:style>
  <w:style w:type="paragraph" w:styleId="a4">
    <w:name w:val="Balloon Text"/>
    <w:basedOn w:val="a0"/>
    <w:link w:val="Char"/>
    <w:uiPriority w:val="99"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0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0"/>
    <w:next w:val="a0"/>
    <w:uiPriority w:val="39"/>
    <w:unhideWhenUsed/>
    <w:qFormat/>
  </w:style>
  <w:style w:type="paragraph" w:styleId="4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a7">
    <w:name w:val="Subtitle"/>
    <w:basedOn w:val="a0"/>
    <w:next w:val="a0"/>
    <w:link w:val="Char2"/>
    <w:qFormat/>
    <w:pPr>
      <w:spacing w:before="240" w:after="60"/>
      <w:jc w:val="left"/>
      <w:outlineLvl w:val="1"/>
    </w:pPr>
    <w:rPr>
      <w:rFonts w:ascii="Cambria" w:hAnsi="Cambria"/>
      <w:kern w:val="28"/>
      <w:szCs w:val="32"/>
    </w:rPr>
  </w:style>
  <w:style w:type="paragraph" w:styleId="6">
    <w:name w:val="toc 6"/>
    <w:basedOn w:val="a0"/>
    <w:next w:val="a0"/>
    <w:uiPriority w:val="39"/>
    <w:unhideWhenUsed/>
    <w:qFormat/>
    <w:pPr>
      <w:ind w:leftChars="1000" w:left="2100"/>
    </w:pPr>
  </w:style>
  <w:style w:type="paragraph" w:styleId="20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9">
    <w:name w:val="toc 9"/>
    <w:basedOn w:val="a0"/>
    <w:next w:val="a0"/>
    <w:uiPriority w:val="39"/>
    <w:unhideWhenUsed/>
    <w:qFormat/>
    <w:pPr>
      <w:ind w:leftChars="1600" w:left="3360"/>
    </w:p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styleId="a9">
    <w:name w:val="Title"/>
    <w:basedOn w:val="a0"/>
    <w:next w:val="a0"/>
    <w:link w:val="Char3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customStyle="1" w:styleId="Char1">
    <w:name w:val="页眉 Char"/>
    <w:basedOn w:val="a1"/>
    <w:link w:val="a6"/>
    <w:uiPriority w:val="99"/>
    <w:qFormat/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qFormat/>
    <w:rPr>
      <w:sz w:val="18"/>
      <w:szCs w:val="18"/>
    </w:rPr>
  </w:style>
  <w:style w:type="character" w:customStyle="1" w:styleId="Char2">
    <w:name w:val="副标题 Char"/>
    <w:basedOn w:val="a1"/>
    <w:link w:val="a7"/>
    <w:qFormat/>
    <w:rPr>
      <w:rFonts w:ascii="Cambria" w:eastAsia="宋体" w:hAnsi="Cambria" w:cs="Times New Roman"/>
      <w:kern w:val="28"/>
      <w:szCs w:val="32"/>
    </w:rPr>
  </w:style>
  <w:style w:type="character" w:customStyle="1" w:styleId="Char3">
    <w:name w:val="标题 Char"/>
    <w:basedOn w:val="a1"/>
    <w:link w:val="a9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1Char">
    <w:name w:val="标题 1 Char"/>
    <w:basedOn w:val="a1"/>
    <w:link w:val="1"/>
    <w:uiPriority w:val="9"/>
    <w:qFormat/>
    <w:rPr>
      <w:rFonts w:ascii="Calibri" w:eastAsia="宋体" w:hAnsi="Calibri" w:cs="Times New Roman"/>
      <w:bCs/>
      <w:kern w:val="44"/>
      <w:sz w:val="32"/>
      <w:szCs w:val="44"/>
    </w:rPr>
  </w:style>
  <w:style w:type="paragraph" w:customStyle="1" w:styleId="21">
    <w:name w:val="列出段落2"/>
    <w:basedOn w:val="a0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批注框文本 Char"/>
    <w:basedOn w:val="a1"/>
    <w:link w:val="a4"/>
    <w:uiPriority w:val="99"/>
    <w:semiHidden/>
    <w:qFormat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16A4FB-F727-440E-AD0E-60AD4D971E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1915</Words>
  <Characters>10922</Characters>
  <Application>Microsoft Office Word</Application>
  <DocSecurity>0</DocSecurity>
  <Lines>91</Lines>
  <Paragraphs>25</Paragraphs>
  <ScaleCrop>false</ScaleCrop>
  <Company/>
  <LinksUpToDate>false</LinksUpToDate>
  <CharactersWithSpaces>12812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陈小龙</dc:creator>
  <cp:lastModifiedBy>陈小龙</cp:lastModifiedBy>
  <cp:revision>121</cp:revision>
  <dcterms:created xsi:type="dcterms:W3CDTF">2016-07-27T07:01:00Z</dcterms:created>
  <dcterms:modified xsi:type="dcterms:W3CDTF">2016-08-17T10:23:00Z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