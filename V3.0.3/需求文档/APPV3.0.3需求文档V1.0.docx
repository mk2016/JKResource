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ascii="Calibri" w:hAnsi="Calibri" w:cs="宋体"/>
          <w:sz w:val="48"/>
          <w:szCs w:val="48"/>
          <w:lang w:val="en-US" w:eastAsia="zh-CN"/>
        </w:rPr>
      </w:pPr>
      <w:bookmarkStart w:id="0" w:name="_Toc15668"/>
      <w:bookmarkStart w:id="1" w:name="_Toc27224"/>
      <w:r>
        <w:rPr>
          <w:rFonts w:hint="eastAsia" w:ascii="Calibri" w:hAnsi="Calibri" w:cs="宋体"/>
          <w:sz w:val="48"/>
          <w:szCs w:val="48"/>
          <w:lang w:val="en-US" w:eastAsia="zh-CN"/>
        </w:rPr>
        <w:t>APPV3.0.3</w:t>
      </w:r>
      <w:r>
        <w:rPr>
          <w:rFonts w:hint="eastAsia" w:ascii="Calibri" w:hAnsi="Calibri" w:cs="宋体"/>
          <w:sz w:val="48"/>
          <w:szCs w:val="48"/>
          <w:lang w:eastAsia="zh-CN"/>
        </w:rPr>
        <w:t>需求文档</w:t>
      </w:r>
      <w:r>
        <w:rPr>
          <w:rFonts w:hint="eastAsia" w:ascii="Calibri" w:hAnsi="Calibri" w:cs="宋体"/>
          <w:sz w:val="48"/>
          <w:szCs w:val="48"/>
          <w:lang w:val="en-US" w:eastAsia="zh-CN"/>
        </w:rPr>
        <w:t>V1.1</w:t>
      </w:r>
    </w:p>
    <w:p>
      <w:pPr>
        <w:pStyle w:val="14"/>
        <w:widowControl/>
        <w:jc w:val="center"/>
        <w:outlineLvl w:val="9"/>
        <w:rPr>
          <w:rFonts w:hint="eastAsia" w:ascii="方正仿宋简体" w:hAnsi="方正仿宋简体" w:eastAsia="方正仿宋简体" w:cs="方正仿宋简体"/>
          <w:sz w:val="21"/>
          <w:szCs w:val="21"/>
        </w:rPr>
      </w:pPr>
      <w:bookmarkStart w:id="2" w:name="_Toc2509"/>
      <w:bookmarkStart w:id="3" w:name="_Toc21363"/>
      <w:bookmarkStart w:id="4" w:name="_Toc673"/>
      <w:bookmarkStart w:id="5" w:name="_Toc31300"/>
      <w:bookmarkStart w:id="6" w:name="_Toc22184"/>
      <w:bookmarkStart w:id="7" w:name="_Toc17710"/>
      <w:bookmarkStart w:id="8" w:name="_Toc13270"/>
      <w:bookmarkStart w:id="9" w:name="_Toc13254"/>
      <w:bookmarkStart w:id="10" w:name="_Toc12640"/>
      <w:bookmarkStart w:id="11" w:name="_Toc21556"/>
      <w:bookmarkStart w:id="12" w:name="_Toc19604"/>
      <w:bookmarkStart w:id="13" w:name="_Toc30359"/>
      <w:bookmarkStart w:id="14" w:name="_Toc29572"/>
      <w:bookmarkStart w:id="15" w:name="_Toc13178"/>
      <w:bookmarkStart w:id="16" w:name="_Toc24893"/>
      <w:bookmarkStart w:id="17" w:name="_Toc30310"/>
      <w:bookmarkStart w:id="18" w:name="_Toc11298"/>
      <w:bookmarkStart w:id="19" w:name="_Toc19431"/>
      <w:r>
        <w:rPr>
          <w:rFonts w:hint="eastAsia" w:ascii="方正仿宋简体" w:hAnsi="方正仿宋简体" w:eastAsia="方正仿宋简体" w:cs="方正仿宋简体"/>
          <w:sz w:val="21"/>
          <w:szCs w:val="21"/>
        </w:rPr>
        <w:t>修订记录</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tbl>
      <w:tblPr>
        <w:tblStyle w:val="21"/>
        <w:tblW w:w="8997" w:type="dxa"/>
        <w:jc w:val="center"/>
        <w:tblInd w:w="-4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65"/>
        <w:gridCol w:w="1143"/>
        <w:gridCol w:w="4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488" w:type="dxa"/>
            <w:tcBorders>
              <w:top w:val="single" w:color="auto" w:sz="4" w:space="0"/>
              <w:left w:val="single" w:color="auto" w:sz="4" w:space="0"/>
              <w:bottom w:val="single" w:color="auto" w:sz="4" w:space="0"/>
              <w:right w:val="single" w:color="auto" w:sz="4" w:space="0"/>
            </w:tcBorders>
            <w:vAlign w:val="top"/>
          </w:tcPr>
          <w:p>
            <w:pPr>
              <w:jc w:val="center"/>
              <w:rPr>
                <w:rFonts w:hint="eastAsia"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文档版本号</w:t>
            </w:r>
          </w:p>
        </w:tc>
        <w:tc>
          <w:tcPr>
            <w:tcW w:w="1465" w:type="dxa"/>
            <w:tcBorders>
              <w:top w:val="single" w:color="auto" w:sz="4" w:space="0"/>
              <w:left w:val="single" w:color="auto" w:sz="4" w:space="0"/>
              <w:bottom w:val="single" w:color="auto" w:sz="4" w:space="0"/>
              <w:right w:val="single" w:color="auto" w:sz="4" w:space="0"/>
            </w:tcBorders>
            <w:vAlign w:val="top"/>
          </w:tcPr>
          <w:p>
            <w:pPr>
              <w:jc w:val="center"/>
              <w:rPr>
                <w:rFonts w:hint="eastAsia"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修订日期</w:t>
            </w:r>
          </w:p>
        </w:tc>
        <w:tc>
          <w:tcPr>
            <w:tcW w:w="1143" w:type="dxa"/>
            <w:tcBorders>
              <w:top w:val="single" w:color="auto" w:sz="4" w:space="0"/>
              <w:left w:val="single" w:color="auto" w:sz="4" w:space="0"/>
              <w:bottom w:val="single" w:color="auto" w:sz="4" w:space="0"/>
              <w:right w:val="single" w:color="auto" w:sz="4" w:space="0"/>
            </w:tcBorders>
            <w:vAlign w:val="top"/>
          </w:tcPr>
          <w:p>
            <w:pPr>
              <w:jc w:val="center"/>
              <w:rPr>
                <w:rFonts w:hint="eastAsia"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修订人</w:t>
            </w:r>
          </w:p>
        </w:tc>
        <w:tc>
          <w:tcPr>
            <w:tcW w:w="4901" w:type="dxa"/>
            <w:tcBorders>
              <w:top w:val="single" w:color="auto" w:sz="4" w:space="0"/>
              <w:left w:val="single" w:color="auto" w:sz="4" w:space="0"/>
              <w:bottom w:val="single" w:color="auto" w:sz="4" w:space="0"/>
            </w:tcBorders>
            <w:vAlign w:val="top"/>
          </w:tcPr>
          <w:p>
            <w:pPr>
              <w:jc w:val="center"/>
              <w:rPr>
                <w:rFonts w:hint="eastAsia" w:ascii="方正仿宋简体" w:hAnsi="方正仿宋简体" w:eastAsia="方正仿宋简体" w:cs="方正仿宋简体"/>
                <w:sz w:val="15"/>
                <w:szCs w:val="15"/>
              </w:rPr>
            </w:pPr>
            <w:r>
              <w:rPr>
                <w:rFonts w:hint="eastAsia" w:ascii="方正仿宋简体" w:hAnsi="方正仿宋简体" w:eastAsia="方正仿宋简体" w:cs="方正仿宋简体"/>
                <w:sz w:val="15"/>
                <w:szCs w:val="15"/>
              </w:rPr>
              <w:t>修订描述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8" w:type="dxa"/>
            <w:tcBorders>
              <w:top w:val="single" w:color="auto" w:sz="4" w:space="0"/>
              <w:left w:val="single" w:color="auto" w:sz="4" w:space="0"/>
              <w:bottom w:val="single" w:color="auto" w:sz="4" w:space="0"/>
              <w:right w:val="single" w:color="auto" w:sz="4" w:space="0"/>
            </w:tcBorders>
            <w:vAlign w:val="top"/>
          </w:tcPr>
          <w:p>
            <w:pPr>
              <w:jc w:val="center"/>
              <w:rPr>
                <w:rFonts w:hint="eastAsia" w:ascii="方正仿宋简体" w:hAnsi="方正仿宋简体" w:eastAsia="方正仿宋简体" w:cs="方正仿宋简体"/>
                <w:sz w:val="15"/>
                <w:szCs w:val="15"/>
                <w:lang w:val="en-US" w:eastAsia="zh-CN"/>
              </w:rPr>
            </w:pPr>
            <w:r>
              <w:rPr>
                <w:rFonts w:hint="eastAsia" w:ascii="方正仿宋简体" w:hAnsi="方正仿宋简体" w:eastAsia="方正仿宋简体" w:cs="方正仿宋简体"/>
                <w:sz w:val="15"/>
                <w:szCs w:val="15"/>
                <w:lang w:val="en-US" w:eastAsia="zh-CN"/>
              </w:rPr>
              <w:t>V1.1</w:t>
            </w:r>
          </w:p>
        </w:tc>
        <w:tc>
          <w:tcPr>
            <w:tcW w:w="1465" w:type="dxa"/>
            <w:tcBorders>
              <w:top w:val="single" w:color="auto" w:sz="4" w:space="0"/>
              <w:left w:val="single" w:color="auto" w:sz="4" w:space="0"/>
              <w:bottom w:val="single" w:color="auto" w:sz="4" w:space="0"/>
              <w:right w:val="single" w:color="auto" w:sz="4" w:space="0"/>
            </w:tcBorders>
            <w:vAlign w:val="top"/>
          </w:tcPr>
          <w:p>
            <w:pPr>
              <w:jc w:val="center"/>
              <w:rPr>
                <w:rFonts w:hint="eastAsia" w:ascii="方正仿宋简体" w:hAnsi="方正仿宋简体" w:eastAsia="方正仿宋简体" w:cs="方正仿宋简体"/>
                <w:sz w:val="15"/>
                <w:szCs w:val="15"/>
                <w:lang w:val="en-US" w:eastAsia="zh-CN"/>
              </w:rPr>
            </w:pPr>
            <w:r>
              <w:rPr>
                <w:rFonts w:hint="eastAsia" w:ascii="方正仿宋简体" w:hAnsi="方正仿宋简体" w:eastAsia="方正仿宋简体" w:cs="方正仿宋简体"/>
                <w:sz w:val="15"/>
                <w:szCs w:val="15"/>
                <w:lang w:val="en-US" w:eastAsia="zh-CN"/>
              </w:rPr>
              <w:t>2016-07-21</w:t>
            </w:r>
          </w:p>
        </w:tc>
        <w:tc>
          <w:tcPr>
            <w:tcW w:w="1143" w:type="dxa"/>
            <w:tcBorders>
              <w:top w:val="single" w:color="auto" w:sz="4" w:space="0"/>
              <w:left w:val="single" w:color="auto" w:sz="4" w:space="0"/>
              <w:bottom w:val="single" w:color="auto" w:sz="4" w:space="0"/>
              <w:right w:val="single" w:color="auto" w:sz="4" w:space="0"/>
            </w:tcBorders>
            <w:vAlign w:val="top"/>
          </w:tcPr>
          <w:p>
            <w:pPr>
              <w:jc w:val="center"/>
              <w:rPr>
                <w:rFonts w:hint="eastAsia" w:ascii="方正仿宋简体" w:hAnsi="方正仿宋简体" w:eastAsia="方正仿宋简体" w:cs="方正仿宋简体"/>
                <w:sz w:val="15"/>
                <w:szCs w:val="15"/>
                <w:lang w:eastAsia="zh-CN"/>
              </w:rPr>
            </w:pPr>
            <w:r>
              <w:rPr>
                <w:rFonts w:hint="eastAsia" w:ascii="方正仿宋简体" w:hAnsi="方正仿宋简体" w:eastAsia="方正仿宋简体" w:cs="方正仿宋简体"/>
                <w:sz w:val="15"/>
                <w:szCs w:val="15"/>
                <w:lang w:eastAsia="zh-CN"/>
              </w:rPr>
              <w:t>留敬读</w:t>
            </w:r>
          </w:p>
        </w:tc>
        <w:tc>
          <w:tcPr>
            <w:tcW w:w="4901" w:type="dxa"/>
            <w:tcBorders>
              <w:top w:val="single" w:color="auto" w:sz="4" w:space="0"/>
              <w:left w:val="single" w:color="auto" w:sz="4" w:space="0"/>
              <w:bottom w:val="single" w:color="auto" w:sz="4" w:space="0"/>
            </w:tcBorders>
            <w:vAlign w:val="top"/>
          </w:tcPr>
          <w:p>
            <w:pPr>
              <w:jc w:val="center"/>
              <w:rPr>
                <w:rFonts w:hint="eastAsia" w:ascii="方正仿宋简体" w:hAnsi="方正仿宋简体" w:eastAsia="方正仿宋简体" w:cs="方正仿宋简体"/>
                <w:sz w:val="15"/>
                <w:szCs w:val="15"/>
                <w:lang w:eastAsia="zh-CN"/>
              </w:rPr>
            </w:pPr>
            <w:r>
              <w:rPr>
                <w:rFonts w:hint="eastAsia" w:ascii="方正仿宋简体" w:hAnsi="方正仿宋简体" w:eastAsia="方正仿宋简体" w:cs="方正仿宋简体"/>
                <w:sz w:val="15"/>
                <w:szCs w:val="15"/>
                <w:lang w:eastAsia="zh-CN"/>
              </w:rPr>
              <w:t>将招聘余额的解冻日期由岗位到期后</w:t>
            </w:r>
            <w:r>
              <w:rPr>
                <w:rFonts w:hint="eastAsia" w:ascii="方正仿宋简体" w:hAnsi="方正仿宋简体" w:eastAsia="方正仿宋简体" w:cs="方正仿宋简体"/>
                <w:sz w:val="15"/>
                <w:szCs w:val="15"/>
                <w:lang w:val="en-US" w:eastAsia="zh-CN"/>
              </w:rPr>
              <w:t>7天修改为到期后2天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8" w:type="dxa"/>
            <w:tcBorders>
              <w:top w:val="single" w:color="auto" w:sz="4" w:space="0"/>
              <w:left w:val="single" w:color="auto" w:sz="4" w:space="0"/>
              <w:bottom w:val="single" w:color="auto" w:sz="4" w:space="0"/>
              <w:right w:val="single" w:color="auto" w:sz="4" w:space="0"/>
            </w:tcBorders>
            <w:vAlign w:val="top"/>
          </w:tcPr>
          <w:p>
            <w:pPr>
              <w:jc w:val="center"/>
              <w:rPr>
                <w:rFonts w:hint="eastAsia" w:ascii="方正仿宋简体" w:hAnsi="方正仿宋简体" w:eastAsia="方正仿宋简体" w:cs="方正仿宋简体"/>
                <w:sz w:val="15"/>
                <w:szCs w:val="15"/>
                <w:lang w:val="en-US" w:eastAsia="zh-CN"/>
              </w:rPr>
            </w:pPr>
            <w:ins w:id="0" w:author="Administrator" w:date="2016-07-27T17:21:12Z">
              <w:r>
                <w:rPr>
                  <w:rFonts w:hint="eastAsia" w:ascii="方正仿宋简体" w:hAnsi="方正仿宋简体" w:eastAsia="方正仿宋简体" w:cs="方正仿宋简体"/>
                  <w:sz w:val="15"/>
                  <w:szCs w:val="15"/>
                  <w:lang w:val="en-US" w:eastAsia="zh-CN"/>
                </w:rPr>
                <w:t>V</w:t>
              </w:r>
            </w:ins>
            <w:ins w:id="1" w:author="Administrator" w:date="2016-07-27T17:21:13Z">
              <w:r>
                <w:rPr>
                  <w:rFonts w:hint="eastAsia" w:ascii="方正仿宋简体" w:hAnsi="方正仿宋简体" w:eastAsia="方正仿宋简体" w:cs="方正仿宋简体"/>
                  <w:sz w:val="15"/>
                  <w:szCs w:val="15"/>
                  <w:lang w:val="en-US" w:eastAsia="zh-CN"/>
                </w:rPr>
                <w:t>1.2</w:t>
              </w:r>
            </w:ins>
          </w:p>
        </w:tc>
        <w:tc>
          <w:tcPr>
            <w:tcW w:w="1465" w:type="dxa"/>
            <w:tcBorders>
              <w:top w:val="single" w:color="auto" w:sz="4" w:space="0"/>
              <w:left w:val="single" w:color="auto" w:sz="4" w:space="0"/>
              <w:bottom w:val="single" w:color="auto" w:sz="4" w:space="0"/>
              <w:right w:val="single" w:color="auto" w:sz="4" w:space="0"/>
            </w:tcBorders>
            <w:vAlign w:val="top"/>
          </w:tcPr>
          <w:p>
            <w:pPr>
              <w:jc w:val="center"/>
              <w:rPr>
                <w:rFonts w:hint="eastAsia" w:ascii="方正仿宋简体" w:hAnsi="方正仿宋简体" w:eastAsia="方正仿宋简体" w:cs="方正仿宋简体"/>
                <w:sz w:val="15"/>
                <w:szCs w:val="15"/>
                <w:lang w:val="en-US" w:eastAsia="zh-CN"/>
              </w:rPr>
            </w:pPr>
            <w:ins w:id="2" w:author="Administrator" w:date="2016-07-27T17:21:15Z">
              <w:r>
                <w:rPr>
                  <w:rFonts w:hint="eastAsia" w:ascii="方正仿宋简体" w:hAnsi="方正仿宋简体" w:eastAsia="方正仿宋简体" w:cs="方正仿宋简体"/>
                  <w:sz w:val="15"/>
                  <w:szCs w:val="15"/>
                  <w:lang w:val="en-US" w:eastAsia="zh-CN"/>
                </w:rPr>
                <w:t>20</w:t>
              </w:r>
            </w:ins>
            <w:ins w:id="3" w:author="Administrator" w:date="2016-07-27T17:21:16Z">
              <w:r>
                <w:rPr>
                  <w:rFonts w:hint="eastAsia" w:ascii="方正仿宋简体" w:hAnsi="方正仿宋简体" w:eastAsia="方正仿宋简体" w:cs="方正仿宋简体"/>
                  <w:sz w:val="15"/>
                  <w:szCs w:val="15"/>
                  <w:lang w:val="en-US" w:eastAsia="zh-CN"/>
                </w:rPr>
                <w:t>16-</w:t>
              </w:r>
            </w:ins>
            <w:ins w:id="4" w:author="Administrator" w:date="2016-07-27T17:21:21Z">
              <w:r>
                <w:rPr>
                  <w:rFonts w:hint="eastAsia" w:ascii="方正仿宋简体" w:hAnsi="方正仿宋简体" w:eastAsia="方正仿宋简体" w:cs="方正仿宋简体"/>
                  <w:sz w:val="15"/>
                  <w:szCs w:val="15"/>
                  <w:lang w:val="en-US" w:eastAsia="zh-CN"/>
                </w:rPr>
                <w:t>07-</w:t>
              </w:r>
            </w:ins>
            <w:ins w:id="5" w:author="Administrator" w:date="2016-07-27T17:21:22Z">
              <w:r>
                <w:rPr>
                  <w:rFonts w:hint="eastAsia" w:ascii="方正仿宋简体" w:hAnsi="方正仿宋简体" w:eastAsia="方正仿宋简体" w:cs="方正仿宋简体"/>
                  <w:sz w:val="15"/>
                  <w:szCs w:val="15"/>
                  <w:lang w:val="en-US" w:eastAsia="zh-CN"/>
                </w:rPr>
                <w:t>27</w:t>
              </w:r>
            </w:ins>
          </w:p>
        </w:tc>
        <w:tc>
          <w:tcPr>
            <w:tcW w:w="1143" w:type="dxa"/>
            <w:tcBorders>
              <w:top w:val="single" w:color="auto" w:sz="4" w:space="0"/>
              <w:left w:val="single" w:color="auto" w:sz="4" w:space="0"/>
              <w:bottom w:val="single" w:color="auto" w:sz="4" w:space="0"/>
              <w:right w:val="single" w:color="auto" w:sz="4" w:space="0"/>
            </w:tcBorders>
            <w:vAlign w:val="top"/>
          </w:tcPr>
          <w:p>
            <w:pPr>
              <w:jc w:val="center"/>
              <w:rPr>
                <w:rFonts w:hint="eastAsia" w:ascii="方正仿宋简体" w:hAnsi="方正仿宋简体" w:eastAsia="方正仿宋简体" w:cs="方正仿宋简体"/>
                <w:sz w:val="15"/>
                <w:szCs w:val="15"/>
                <w:lang w:val="en-US" w:eastAsia="zh-CN"/>
              </w:rPr>
            </w:pPr>
            <w:ins w:id="6" w:author="Administrator" w:date="2016-07-27T17:21:25Z">
              <w:r>
                <w:rPr>
                  <w:rFonts w:hint="eastAsia" w:ascii="方正仿宋简体" w:hAnsi="方正仿宋简体" w:eastAsia="方正仿宋简体" w:cs="方正仿宋简体"/>
                  <w:sz w:val="15"/>
                  <w:szCs w:val="15"/>
                  <w:lang w:val="en-US" w:eastAsia="zh-CN"/>
                </w:rPr>
                <w:t>留敬读</w:t>
              </w:r>
            </w:ins>
          </w:p>
        </w:tc>
        <w:tc>
          <w:tcPr>
            <w:tcW w:w="4901" w:type="dxa"/>
            <w:tcBorders>
              <w:top w:val="single" w:color="auto" w:sz="4" w:space="0"/>
              <w:left w:val="single" w:color="auto" w:sz="4" w:space="0"/>
              <w:bottom w:val="single" w:color="auto" w:sz="4" w:space="0"/>
            </w:tcBorders>
            <w:vAlign w:val="top"/>
          </w:tcPr>
          <w:p>
            <w:pPr>
              <w:numPr>
                <w:ilvl w:val="0"/>
                <w:numId w:val="0"/>
              </w:numPr>
              <w:jc w:val="center"/>
              <w:rPr>
                <w:rFonts w:hint="eastAsia" w:ascii="方正仿宋简体" w:hAnsi="方正仿宋简体" w:eastAsia="方正仿宋简体" w:cs="方正仿宋简体"/>
                <w:sz w:val="15"/>
                <w:szCs w:val="15"/>
                <w:lang w:val="en-US" w:eastAsia="zh-CN"/>
              </w:rPr>
            </w:pPr>
            <w:ins w:id="7" w:author="Administrator" w:date="2016-07-27T17:21:27Z">
              <w:r>
                <w:rPr>
                  <w:rFonts w:hint="eastAsia" w:ascii="方正仿宋简体" w:hAnsi="方正仿宋简体" w:eastAsia="方正仿宋简体" w:cs="方正仿宋简体"/>
                  <w:sz w:val="15"/>
                  <w:szCs w:val="15"/>
                  <w:lang w:val="en-US" w:eastAsia="zh-CN"/>
                </w:rPr>
                <w:t>佣金</w:t>
              </w:r>
            </w:ins>
            <w:ins w:id="8" w:author="Administrator" w:date="2016-07-27T17:21:29Z">
              <w:r>
                <w:rPr>
                  <w:rFonts w:hint="eastAsia" w:ascii="方正仿宋简体" w:hAnsi="方正仿宋简体" w:eastAsia="方正仿宋简体" w:cs="方正仿宋简体"/>
                  <w:sz w:val="15"/>
                  <w:szCs w:val="15"/>
                  <w:lang w:val="en-US" w:eastAsia="zh-CN"/>
                </w:rPr>
                <w:t>明细</w:t>
              </w:r>
            </w:ins>
            <w:ins w:id="9" w:author="Administrator" w:date="2016-07-27T17:21:41Z">
              <w:r>
                <w:rPr>
                  <w:rFonts w:hint="eastAsia" w:ascii="方正仿宋简体" w:hAnsi="方正仿宋简体" w:eastAsia="方正仿宋简体" w:cs="方正仿宋简体"/>
                  <w:sz w:val="15"/>
                  <w:szCs w:val="15"/>
                  <w:lang w:val="en-US" w:eastAsia="zh-CN"/>
                </w:rPr>
                <w:t>修改为</w:t>
              </w:r>
            </w:ins>
            <w:ins w:id="10" w:author="Administrator" w:date="2016-07-27T17:21:45Z">
              <w:r>
                <w:rPr>
                  <w:rFonts w:hint="eastAsia" w:ascii="方正仿宋简体" w:hAnsi="方正仿宋简体" w:eastAsia="方正仿宋简体" w:cs="方正仿宋简体"/>
                  <w:sz w:val="15"/>
                  <w:szCs w:val="15"/>
                  <w:lang w:val="en-US" w:eastAsia="zh-CN"/>
                </w:rPr>
                <w:t>扣款</w:t>
              </w:r>
            </w:ins>
            <w:ins w:id="11" w:author="Administrator" w:date="2016-07-27T17:21:49Z">
              <w:r>
                <w:rPr>
                  <w:rFonts w:hint="eastAsia" w:ascii="方正仿宋简体" w:hAnsi="方正仿宋简体" w:eastAsia="方正仿宋简体" w:cs="方正仿宋简体"/>
                  <w:sz w:val="15"/>
                  <w:szCs w:val="15"/>
                  <w:lang w:val="en-US" w:eastAsia="zh-CN"/>
                </w:rPr>
                <w:t>以</w:t>
              </w:r>
            </w:ins>
            <w:ins w:id="12" w:author="Administrator" w:date="2016-07-27T17:21:50Z">
              <w:r>
                <w:rPr>
                  <w:rFonts w:hint="eastAsia" w:ascii="方正仿宋简体" w:hAnsi="方正仿宋简体" w:eastAsia="方正仿宋简体" w:cs="方正仿宋简体"/>
                  <w:sz w:val="15"/>
                  <w:szCs w:val="15"/>
                  <w:lang w:val="en-US" w:eastAsia="zh-CN"/>
                </w:rPr>
                <w:t>人的</w:t>
              </w:r>
            </w:ins>
            <w:ins w:id="13" w:author="Administrator" w:date="2016-07-27T17:21:51Z">
              <w:r>
                <w:rPr>
                  <w:rFonts w:hint="eastAsia" w:ascii="方正仿宋简体" w:hAnsi="方正仿宋简体" w:eastAsia="方正仿宋简体" w:cs="方正仿宋简体"/>
                  <w:sz w:val="15"/>
                  <w:szCs w:val="15"/>
                  <w:lang w:val="en-US" w:eastAsia="zh-CN"/>
                </w:rPr>
                <w:t>角度</w:t>
              </w:r>
            </w:ins>
            <w:ins w:id="14" w:author="Administrator" w:date="2016-07-27T17:21:52Z">
              <w:r>
                <w:rPr>
                  <w:rFonts w:hint="eastAsia" w:ascii="方正仿宋简体" w:hAnsi="方正仿宋简体" w:eastAsia="方正仿宋简体" w:cs="方正仿宋简体"/>
                  <w:sz w:val="15"/>
                  <w:szCs w:val="15"/>
                  <w:lang w:val="en-US" w:eastAsia="zh-CN"/>
                </w:rPr>
                <w:t>呈现</w:t>
              </w:r>
            </w:ins>
          </w:p>
        </w:tc>
      </w:tr>
    </w:tbl>
    <w:p>
      <w:pPr>
        <w:rPr>
          <w:rFonts w:hint="eastAsia"/>
          <w:lang w:eastAsia="zh-CN"/>
        </w:rPr>
      </w:pPr>
    </w:p>
    <w:p>
      <w:pPr>
        <w:pStyle w:val="16"/>
        <w:numPr>
          <w:ilvl w:val="0"/>
          <w:numId w:val="0"/>
        </w:numPr>
        <w:tabs>
          <w:tab w:val="right" w:leader="dot" w:pos="8306"/>
        </w:tabs>
        <w:ind w:leftChars="0"/>
        <w:jc w:val="center"/>
        <w:rPr>
          <w:rFonts w:hint="eastAsia" w:ascii="Times New Roman" w:hAnsi="Times New Roman" w:eastAsia="宋体" w:cs="Times New Roman"/>
          <w:bCs/>
          <w:kern w:val="44"/>
          <w:sz w:val="21"/>
          <w:szCs w:val="44"/>
          <w:lang w:val="en-US" w:eastAsia="zh-CN" w:bidi="ar-SA"/>
        </w:rPr>
      </w:pPr>
      <w:bookmarkStart w:id="20" w:name="_Toc19252"/>
      <w:bookmarkStart w:id="21" w:name="_Toc9476"/>
      <w:bookmarkStart w:id="22" w:name="_Toc18222"/>
      <w:r>
        <w:rPr>
          <w:rFonts w:hint="eastAsia"/>
          <w:b/>
          <w:bCs/>
          <w:lang w:eastAsia="zh-CN"/>
        </w:rPr>
        <w:t>目录</w:t>
      </w:r>
      <w:bookmarkEnd w:id="20"/>
      <w:bookmarkEnd w:id="21"/>
      <w:bookmarkEnd w:id="22"/>
      <w:r>
        <w:rPr>
          <w:rFonts w:hint="eastAsia" w:eastAsia="宋体"/>
          <w:lang w:eastAsia="zh-CN"/>
        </w:rPr>
        <w:fldChar w:fldCharType="begin"/>
      </w:r>
      <w:r>
        <w:rPr>
          <w:rFonts w:hint="eastAsia" w:eastAsia="宋体"/>
          <w:lang w:eastAsia="zh-CN"/>
        </w:rPr>
        <w:instrText xml:space="preserve">TOC \o "1-2" \h \u </w:instrText>
      </w:r>
      <w:r>
        <w:rPr>
          <w:rFonts w:hint="eastAsia" w:eastAsia="宋体"/>
          <w:lang w:eastAsia="zh-CN"/>
        </w:rPr>
        <w:fldChar w:fldCharType="separate"/>
      </w:r>
    </w:p>
    <w:p>
      <w:pPr>
        <w:pStyle w:val="12"/>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_Toc25602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一</w:t>
      </w:r>
      <w:r>
        <w:rPr>
          <w:rFonts w:hint="eastAsia" w:ascii="Times New Roman" w:hAnsi="Times New Roman" w:eastAsia="宋体" w:cs="Times New Roman"/>
          <w:bCs/>
          <w:kern w:val="44"/>
          <w:szCs w:val="44"/>
          <w:lang w:val="en-US" w:eastAsia="zh-CN" w:bidi="ar-SA"/>
        </w:rPr>
        <w:t>、 雇主端</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_Toc25602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2</w:t>
      </w:r>
      <w:r>
        <w:rPr>
          <w:rFonts w:ascii="Times New Roman" w:hAnsi="Times New Roman" w:eastAsia="宋体" w:cs="Times New Roman"/>
          <w:bCs/>
          <w:kern w:val="44"/>
          <w:szCs w:val="44"/>
          <w:lang w:val="en-US" w:eastAsia="zh-CN" w:bidi="ar-SA"/>
        </w:rPr>
        <w:fldChar w:fldCharType="end"/>
      </w:r>
      <w:r>
        <w:rPr>
          <w:rFonts w:hint="eastAsia" w:ascii="Times New Roman" w:hAnsi="Times New Roman" w:eastAsia="宋体" w:cs="Times New Roman"/>
          <w:bCs/>
          <w:kern w:val="44"/>
          <w:szCs w:val="44"/>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_Toc30440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1</w:t>
      </w:r>
      <w:r>
        <w:rPr>
          <w:rFonts w:hint="default" w:ascii="华文黑体" w:hAnsi="华文黑体" w:eastAsia="华文黑体" w:cs="华文黑体"/>
          <w:bCs/>
          <w:kern w:val="2"/>
          <w:szCs w:val="28"/>
          <w:lang w:val="en-US" w:eastAsia="zh-CN" w:bidi="ar-SA"/>
        </w:rPr>
        <w:t xml:space="preserve">、 </w:t>
      </w:r>
      <w:r>
        <w:rPr>
          <w:rFonts w:hint="eastAsia" w:ascii="华文黑体" w:hAnsi="华文黑体" w:eastAsia="华文黑体" w:cs="华文黑体"/>
          <w:bCs/>
          <w:kern w:val="44"/>
          <w:szCs w:val="21"/>
          <w:lang w:val="en-US" w:eastAsia="zh-CN" w:bidi="ar-SA"/>
        </w:rPr>
        <w:t>个人中心（低）</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_Toc30440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2</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_Toc9042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2</w:t>
      </w:r>
      <w:r>
        <w:rPr>
          <w:rFonts w:hint="default" w:ascii="华文黑体" w:hAnsi="华文黑体" w:eastAsia="华文黑体" w:cs="华文黑体"/>
          <w:bCs/>
          <w:kern w:val="2"/>
          <w:szCs w:val="28"/>
          <w:lang w:val="en-US" w:eastAsia="zh-CN" w:bidi="ar-SA"/>
        </w:rPr>
        <w:t xml:space="preserve">、 </w:t>
      </w:r>
      <w:r>
        <w:rPr>
          <w:rFonts w:hint="eastAsia" w:ascii="华文黑体" w:hAnsi="华文黑体" w:eastAsia="华文黑体" w:cs="华文黑体"/>
          <w:bCs/>
          <w:kern w:val="44"/>
          <w:szCs w:val="21"/>
          <w:lang w:val="en-US" w:eastAsia="zh-CN" w:bidi="ar-SA"/>
        </w:rPr>
        <w:t>兼客标签（低）</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_Toc9042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4</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_Toc20914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3</w:t>
      </w:r>
      <w:r>
        <w:rPr>
          <w:rFonts w:hint="default" w:ascii="华文黑体" w:hAnsi="华文黑体" w:eastAsia="华文黑体" w:cs="华文黑体"/>
          <w:bCs/>
          <w:kern w:val="2"/>
          <w:szCs w:val="28"/>
          <w:lang w:val="en-US" w:eastAsia="zh-CN" w:bidi="ar-SA"/>
        </w:rPr>
        <w:t xml:space="preserve">、 </w:t>
      </w:r>
      <w:r>
        <w:rPr>
          <w:rFonts w:hint="eastAsia" w:ascii="华文黑体" w:hAnsi="华文黑体" w:eastAsia="华文黑体" w:cs="华文黑体"/>
          <w:bCs/>
          <w:kern w:val="44"/>
          <w:szCs w:val="21"/>
          <w:lang w:val="en-US" w:eastAsia="zh-CN" w:bidi="ar-SA"/>
        </w:rPr>
        <w:t>人员补录（低）</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_Toc20914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4</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_Toc17133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4</w:t>
      </w:r>
      <w:r>
        <w:rPr>
          <w:rFonts w:hint="default" w:ascii="华文黑体" w:hAnsi="华文黑体" w:eastAsia="华文黑体" w:cs="华文黑体"/>
          <w:bCs/>
          <w:kern w:val="2"/>
          <w:szCs w:val="28"/>
          <w:lang w:val="en-US" w:eastAsia="zh-CN" w:bidi="ar-SA"/>
        </w:rPr>
        <w:t xml:space="preserve">、 </w:t>
      </w:r>
      <w:r>
        <w:rPr>
          <w:rFonts w:hint="eastAsia" w:ascii="华文黑体" w:hAnsi="华文黑体" w:eastAsia="华文黑体" w:cs="华文黑体"/>
          <w:bCs/>
          <w:kern w:val="44"/>
          <w:szCs w:val="21"/>
          <w:lang w:val="en-US" w:eastAsia="zh-CN" w:bidi="ar-SA"/>
        </w:rPr>
        <w:t>雇主首页（低）</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_Toc17133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4</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_Toc29848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5</w:t>
      </w:r>
      <w:r>
        <w:rPr>
          <w:rFonts w:hint="default" w:ascii="华文黑体" w:hAnsi="华文黑体" w:eastAsia="华文黑体" w:cs="华文黑体"/>
          <w:bCs/>
          <w:kern w:val="2"/>
          <w:szCs w:val="28"/>
          <w:lang w:val="en-US" w:eastAsia="zh-CN" w:bidi="ar-SA"/>
        </w:rPr>
        <w:t xml:space="preserve">、 </w:t>
      </w:r>
      <w:r>
        <w:rPr>
          <w:rFonts w:hint="eastAsia" w:ascii="华文黑体" w:hAnsi="华文黑体" w:eastAsia="华文黑体" w:cs="华文黑体"/>
          <w:bCs/>
          <w:kern w:val="44"/>
          <w:szCs w:val="21"/>
          <w:lang w:val="en-US" w:eastAsia="zh-CN" w:bidi="ar-SA"/>
        </w:rPr>
        <w:t>新建岗位（中）</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_Toc29848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6</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_Toc8241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6</w:t>
      </w:r>
      <w:r>
        <w:rPr>
          <w:rFonts w:hint="default" w:ascii="华文黑体" w:hAnsi="华文黑体" w:eastAsia="华文黑体" w:cs="华文黑体"/>
          <w:bCs/>
          <w:kern w:val="2"/>
          <w:szCs w:val="28"/>
          <w:lang w:val="en-US" w:eastAsia="zh-CN" w:bidi="ar-SA"/>
        </w:rPr>
        <w:t xml:space="preserve">、 </w:t>
      </w:r>
      <w:r>
        <w:rPr>
          <w:rFonts w:hint="eastAsia" w:ascii="华文黑体" w:hAnsi="华文黑体" w:eastAsia="华文黑体" w:cs="华文黑体"/>
          <w:bCs/>
          <w:kern w:val="44"/>
          <w:szCs w:val="21"/>
          <w:lang w:val="en-US" w:eastAsia="zh-CN" w:bidi="ar-SA"/>
        </w:rPr>
        <w:t>转入页面（中）</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_Toc8241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7</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_Toc10632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7</w:t>
      </w:r>
      <w:r>
        <w:rPr>
          <w:rFonts w:hint="default" w:ascii="华文黑体" w:hAnsi="华文黑体" w:eastAsia="华文黑体" w:cs="华文黑体"/>
          <w:bCs/>
          <w:kern w:val="2"/>
          <w:szCs w:val="28"/>
          <w:lang w:val="en-US" w:eastAsia="zh-CN" w:bidi="ar-SA"/>
        </w:rPr>
        <w:t xml:space="preserve">、 </w:t>
      </w:r>
      <w:r>
        <w:rPr>
          <w:rFonts w:hint="eastAsia" w:ascii="华文黑体" w:hAnsi="华文黑体" w:eastAsia="华文黑体" w:cs="华文黑体"/>
          <w:bCs/>
          <w:kern w:val="44"/>
          <w:szCs w:val="21"/>
          <w:lang w:val="en-US" w:eastAsia="zh-CN" w:bidi="ar-SA"/>
        </w:rPr>
        <w:t>招聘余额（高）</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_Toc10632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8</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_Toc16210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8</w:t>
      </w:r>
      <w:r>
        <w:rPr>
          <w:rFonts w:hint="default" w:ascii="华文黑体" w:hAnsi="华文黑体" w:eastAsia="华文黑体" w:cs="华文黑体"/>
          <w:bCs/>
          <w:kern w:val="2"/>
          <w:szCs w:val="28"/>
          <w:lang w:val="en-US" w:eastAsia="zh-CN" w:bidi="ar-SA"/>
        </w:rPr>
        <w:t xml:space="preserve">、 </w:t>
      </w:r>
      <w:r>
        <w:rPr>
          <w:rFonts w:hint="eastAsia" w:ascii="华文黑体" w:hAnsi="华文黑体" w:eastAsia="华文黑体" w:cs="华文黑体"/>
          <w:bCs/>
          <w:kern w:val="44"/>
          <w:szCs w:val="21"/>
          <w:lang w:val="en-US" w:eastAsia="zh-CN" w:bidi="ar-SA"/>
        </w:rPr>
        <w:t>佣金明细（高）</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_Toc16210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9</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_Toc9715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9</w:t>
      </w:r>
      <w:r>
        <w:rPr>
          <w:rFonts w:hint="default" w:ascii="华文黑体" w:hAnsi="华文黑体" w:eastAsia="华文黑体" w:cs="华文黑体"/>
          <w:bCs/>
          <w:kern w:val="2"/>
          <w:szCs w:val="28"/>
          <w:lang w:val="en-US" w:eastAsia="zh-CN" w:bidi="ar-SA"/>
        </w:rPr>
        <w:t xml:space="preserve">、 </w:t>
      </w:r>
      <w:r>
        <w:rPr>
          <w:rFonts w:hint="eastAsia" w:ascii="华文黑体" w:hAnsi="华文黑体" w:eastAsia="华文黑体" w:cs="华文黑体"/>
          <w:bCs/>
          <w:kern w:val="44"/>
          <w:szCs w:val="21"/>
          <w:lang w:val="en-US" w:eastAsia="zh-CN" w:bidi="ar-SA"/>
        </w:rPr>
        <w:t>弹窗广告（中）</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_Toc9715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10</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_Toc453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1</w:t>
      </w:r>
      <w:r>
        <w:rPr>
          <w:rFonts w:hint="default" w:ascii="华文黑体" w:hAnsi="华文黑体" w:eastAsia="华文黑体" w:cs="华文黑体"/>
          <w:bCs/>
          <w:kern w:val="2"/>
          <w:szCs w:val="28"/>
          <w:lang w:val="en-US" w:eastAsia="zh-CN" w:bidi="ar-SA"/>
        </w:rPr>
        <w:t xml:space="preserve">0、 </w:t>
      </w:r>
      <w:r>
        <w:rPr>
          <w:rFonts w:hint="eastAsia" w:ascii="华文黑体" w:hAnsi="华文黑体" w:eastAsia="华文黑体" w:cs="华文黑体"/>
          <w:bCs/>
          <w:kern w:val="44"/>
          <w:szCs w:val="21"/>
          <w:lang w:val="en-US" w:eastAsia="zh-CN" w:bidi="ar-SA"/>
        </w:rPr>
        <w:t>考勤管理（高）</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_Toc453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11</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_Toc26654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1</w:t>
      </w:r>
      <w:r>
        <w:rPr>
          <w:rFonts w:hint="default" w:ascii="华文黑体" w:hAnsi="华文黑体" w:eastAsia="华文黑体" w:cs="华文黑体"/>
          <w:bCs/>
          <w:kern w:val="2"/>
          <w:szCs w:val="28"/>
          <w:lang w:val="en-US" w:eastAsia="zh-CN" w:bidi="ar-SA"/>
        </w:rPr>
        <w:t xml:space="preserve">1、 </w:t>
      </w:r>
      <w:r>
        <w:rPr>
          <w:rFonts w:hint="eastAsia" w:ascii="华文黑体" w:hAnsi="华文黑体" w:eastAsia="华文黑体" w:cs="华文黑体"/>
          <w:bCs/>
          <w:kern w:val="44"/>
          <w:szCs w:val="21"/>
          <w:lang w:val="en-US" w:eastAsia="zh-CN" w:bidi="ar-SA"/>
        </w:rPr>
        <w:t>发放工资（高）</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_Toc26654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13</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_Toc3285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1</w:t>
      </w:r>
      <w:r>
        <w:rPr>
          <w:rFonts w:hint="default" w:ascii="华文黑体" w:hAnsi="华文黑体" w:eastAsia="华文黑体" w:cs="华文黑体"/>
          <w:bCs/>
          <w:kern w:val="2"/>
          <w:szCs w:val="28"/>
          <w:lang w:val="en-US" w:eastAsia="zh-CN" w:bidi="ar-SA"/>
        </w:rPr>
        <w:t xml:space="preserve">2、 </w:t>
      </w:r>
      <w:r>
        <w:rPr>
          <w:rFonts w:hint="eastAsia" w:ascii="华文黑体" w:hAnsi="华文黑体" w:eastAsia="华文黑体" w:cs="华文黑体"/>
          <w:bCs/>
          <w:kern w:val="44"/>
          <w:szCs w:val="21"/>
          <w:lang w:val="en-US" w:eastAsia="zh-CN" w:bidi="ar-SA"/>
        </w:rPr>
        <w:t>刷新岗位与发布次数（低）</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_Toc3285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14</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2"/>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_Toc2013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二</w:t>
      </w:r>
      <w:r>
        <w:rPr>
          <w:rFonts w:hint="eastAsia" w:ascii="Times New Roman" w:hAnsi="Times New Roman" w:eastAsia="宋体" w:cs="Times New Roman"/>
          <w:bCs/>
          <w:kern w:val="44"/>
          <w:szCs w:val="44"/>
          <w:lang w:val="en-US" w:eastAsia="zh-CN" w:bidi="ar-SA"/>
        </w:rPr>
        <w:t>、 兼客端</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_Toc2013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15</w:t>
      </w:r>
      <w:r>
        <w:rPr>
          <w:rFonts w:ascii="Times New Roman" w:hAnsi="Times New Roman" w:eastAsia="宋体" w:cs="Times New Roman"/>
          <w:bCs/>
          <w:kern w:val="44"/>
          <w:szCs w:val="44"/>
          <w:lang w:val="en-US" w:eastAsia="zh-CN" w:bidi="ar-SA"/>
        </w:rPr>
        <w:fldChar w:fldCharType="end"/>
      </w:r>
      <w:r>
        <w:rPr>
          <w:rFonts w:hint="eastAsia" w:ascii="Times New Roman" w:hAnsi="Times New Roman" w:eastAsia="宋体" w:cs="Times New Roman"/>
          <w:bCs/>
          <w:kern w:val="44"/>
          <w:szCs w:val="44"/>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_Toc18929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1</w:t>
      </w:r>
      <w:r>
        <w:rPr>
          <w:rFonts w:hint="default" w:ascii="华文黑体" w:hAnsi="华文黑体" w:eastAsia="华文黑体" w:cs="华文黑体"/>
          <w:bCs/>
          <w:kern w:val="2"/>
          <w:szCs w:val="28"/>
          <w:lang w:val="en-US" w:eastAsia="zh-CN" w:bidi="ar-SA"/>
        </w:rPr>
        <w:t xml:space="preserve">、 </w:t>
      </w:r>
      <w:r>
        <w:rPr>
          <w:rFonts w:hint="eastAsia" w:ascii="华文黑体" w:hAnsi="华文黑体" w:eastAsia="华文黑体" w:cs="华文黑体"/>
          <w:bCs/>
          <w:kern w:val="44"/>
          <w:szCs w:val="21"/>
          <w:lang w:val="en-US" w:eastAsia="zh-CN" w:bidi="ar-SA"/>
        </w:rPr>
        <w:t>兼客首页（中）</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_Toc18929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15</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_Toc24096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2</w:t>
      </w:r>
      <w:r>
        <w:rPr>
          <w:rFonts w:hint="default" w:ascii="华文黑体" w:hAnsi="华文黑体" w:eastAsia="华文黑体" w:cs="华文黑体"/>
          <w:bCs/>
          <w:kern w:val="2"/>
          <w:szCs w:val="28"/>
          <w:lang w:val="en-US" w:eastAsia="zh-CN" w:bidi="ar-SA"/>
        </w:rPr>
        <w:t xml:space="preserve">、 </w:t>
      </w:r>
      <w:r>
        <w:rPr>
          <w:rFonts w:hint="eastAsia" w:ascii="华文黑体" w:hAnsi="华文黑体" w:eastAsia="华文黑体" w:cs="华文黑体"/>
          <w:bCs/>
          <w:kern w:val="44"/>
          <w:szCs w:val="21"/>
          <w:lang w:val="en-US" w:eastAsia="zh-CN" w:bidi="ar-SA"/>
        </w:rPr>
        <w:t>岗位详情（低）</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_Toc24096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15</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16"/>
        <w:tabs>
          <w:tab w:val="right" w:leader="dot" w:pos="8306"/>
        </w:tabs>
        <w:rPr>
          <w:rFonts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begin"/>
      </w:r>
      <w:r>
        <w:rPr>
          <w:rFonts w:hint="eastAsia" w:ascii="Times New Roman" w:hAnsi="Times New Roman" w:eastAsia="宋体" w:cs="Times New Roman"/>
          <w:bCs/>
          <w:kern w:val="44"/>
          <w:szCs w:val="44"/>
          <w:lang w:val="en-US" w:eastAsia="zh-CN" w:bidi="ar-SA"/>
        </w:rPr>
        <w:instrText xml:space="preserve"> HYPERLINK \l _Toc30337 </w:instrText>
      </w:r>
      <w:r>
        <w:rPr>
          <w:rFonts w:hint="eastAsia"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3</w:t>
      </w:r>
      <w:r>
        <w:rPr>
          <w:rFonts w:hint="default" w:ascii="华文黑体" w:hAnsi="华文黑体" w:eastAsia="华文黑体" w:cs="华文黑体"/>
          <w:bCs/>
          <w:kern w:val="2"/>
          <w:szCs w:val="28"/>
          <w:lang w:val="en-US" w:eastAsia="zh-CN" w:bidi="ar-SA"/>
        </w:rPr>
        <w:t xml:space="preserve">、 </w:t>
      </w:r>
      <w:r>
        <w:rPr>
          <w:rFonts w:hint="eastAsia" w:ascii="华文黑体" w:hAnsi="华文黑体" w:eastAsia="华文黑体" w:cs="华文黑体"/>
          <w:bCs/>
          <w:kern w:val="44"/>
          <w:szCs w:val="21"/>
          <w:lang w:val="en-US" w:eastAsia="zh-CN" w:bidi="ar-SA"/>
        </w:rPr>
        <w:t>兼职日历弹窗（高）</w:t>
      </w:r>
      <w:r>
        <w:rPr>
          <w:rFonts w:ascii="Times New Roman" w:hAnsi="Times New Roman" w:eastAsia="宋体" w:cs="Times New Roman"/>
          <w:bCs/>
          <w:kern w:val="44"/>
          <w:szCs w:val="44"/>
          <w:lang w:val="en-US" w:eastAsia="zh-CN" w:bidi="ar-SA"/>
        </w:rPr>
        <w:tab/>
      </w:r>
      <w:r>
        <w:rPr>
          <w:rFonts w:ascii="Times New Roman" w:hAnsi="Times New Roman" w:eastAsia="宋体" w:cs="Times New Roman"/>
          <w:bCs/>
          <w:kern w:val="44"/>
          <w:szCs w:val="44"/>
          <w:lang w:val="en-US" w:eastAsia="zh-CN" w:bidi="ar-SA"/>
        </w:rPr>
        <w:fldChar w:fldCharType="begin"/>
      </w:r>
      <w:r>
        <w:rPr>
          <w:rFonts w:ascii="Times New Roman" w:hAnsi="Times New Roman" w:eastAsia="宋体" w:cs="Times New Roman"/>
          <w:bCs/>
          <w:kern w:val="44"/>
          <w:szCs w:val="44"/>
          <w:lang w:val="en-US" w:eastAsia="zh-CN" w:bidi="ar-SA"/>
        </w:rPr>
        <w:instrText xml:space="preserve"> PAGEREF _Toc30337 </w:instrText>
      </w:r>
      <w:r>
        <w:rPr>
          <w:rFonts w:ascii="Times New Roman" w:hAnsi="Times New Roman" w:eastAsia="宋体" w:cs="Times New Roman"/>
          <w:bCs/>
          <w:kern w:val="44"/>
          <w:szCs w:val="44"/>
          <w:lang w:val="en-US" w:eastAsia="zh-CN" w:bidi="ar-SA"/>
        </w:rPr>
        <w:fldChar w:fldCharType="separate"/>
      </w:r>
      <w:r>
        <w:rPr>
          <w:rFonts w:ascii="Times New Roman" w:hAnsi="Times New Roman" w:eastAsia="宋体" w:cs="Times New Roman"/>
          <w:bCs/>
          <w:kern w:val="44"/>
          <w:szCs w:val="44"/>
          <w:lang w:val="en-US" w:eastAsia="zh-CN" w:bidi="ar-SA"/>
        </w:rPr>
        <w:t>17</w:t>
      </w:r>
      <w:r>
        <w:rPr>
          <w:rFonts w:ascii="Times New Roman" w:hAnsi="Times New Roman" w:eastAsia="宋体" w:cs="Times New Roman"/>
          <w:bCs/>
          <w:kern w:val="44"/>
          <w:szCs w:val="44"/>
          <w:lang w:val="en-US" w:eastAsia="zh-CN" w:bidi="ar-SA"/>
        </w:rPr>
        <w:fldChar w:fldCharType="end"/>
      </w:r>
      <w:r>
        <w:rPr>
          <w:rFonts w:hint="default" w:ascii="华文黑体" w:hAnsi="华文黑体" w:eastAsia="华文黑体" w:cs="华文黑体"/>
          <w:bCs/>
          <w:color w:val="auto"/>
          <w:kern w:val="2"/>
          <w:szCs w:val="28"/>
          <w:lang w:val="en-US" w:eastAsia="zh-CN" w:bidi="ar-SA"/>
        </w:rPr>
        <w:fldChar w:fldCharType="end"/>
      </w:r>
    </w:p>
    <w:p>
      <w:pPr>
        <w:pStyle w:val="2"/>
        <w:numPr>
          <w:ilvl w:val="0"/>
          <w:numId w:val="0"/>
        </w:numPr>
        <w:tabs>
          <w:tab w:val="clear" w:pos="0"/>
        </w:tabs>
        <w:ind w:leftChars="0"/>
        <w:jc w:val="center"/>
        <w:rPr>
          <w:rFonts w:hint="eastAsia" w:ascii="Times New Roman" w:hAnsi="Times New Roman" w:eastAsia="宋体" w:cs="Times New Roman"/>
          <w:bCs/>
          <w:kern w:val="44"/>
          <w:szCs w:val="44"/>
          <w:lang w:val="en-US" w:eastAsia="zh-CN" w:bidi="ar-SA"/>
        </w:rPr>
      </w:pPr>
      <w:r>
        <w:rPr>
          <w:rFonts w:hint="eastAsia" w:ascii="Times New Roman" w:hAnsi="Times New Roman" w:eastAsia="宋体" w:cs="Times New Roman"/>
          <w:bCs/>
          <w:kern w:val="44"/>
          <w:szCs w:val="44"/>
          <w:lang w:val="en-US" w:eastAsia="zh-CN" w:bidi="ar-SA"/>
        </w:rPr>
        <w:fldChar w:fldCharType="end"/>
      </w: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cs="Times New Roman"/>
          <w:bCs/>
          <w:kern w:val="44"/>
          <w:szCs w:val="44"/>
          <w:lang w:val="en-US" w:eastAsia="zh-CN" w:bidi="ar-SA"/>
        </w:rPr>
      </w:pPr>
      <w:r>
        <w:rPr>
          <w:rFonts w:hint="eastAsia" w:cs="Times New Roman"/>
          <w:bCs/>
          <w:kern w:val="44"/>
          <w:szCs w:val="44"/>
          <w:lang w:val="en-US" w:eastAsia="zh-CN" w:bidi="ar-SA"/>
        </w:rPr>
        <w:t>说明：之前平台上区分精确岗位和松散岗位，具体定义如下</w:t>
      </w:r>
    </w:p>
    <w:p>
      <w:pPr>
        <w:rPr>
          <w:rFonts w:hint="eastAsia" w:cs="Times New Roman"/>
          <w:bCs/>
          <w:kern w:val="44"/>
          <w:szCs w:val="44"/>
          <w:lang w:val="en-US" w:eastAsia="zh-CN" w:bidi="ar-SA"/>
        </w:rPr>
      </w:pPr>
      <w:r>
        <w:rPr>
          <w:rFonts w:hint="eastAsia" w:cs="Times New Roman"/>
          <w:bCs/>
          <w:kern w:val="44"/>
          <w:szCs w:val="44"/>
          <w:lang w:val="en-US" w:eastAsia="zh-CN" w:bidi="ar-SA"/>
        </w:rPr>
        <w:t>精确岗位：工作日期在30天以内（包含30天）且薪资单位为元/天或元/小时的岗位；</w:t>
      </w:r>
    </w:p>
    <w:p>
      <w:pPr>
        <w:rPr>
          <w:rFonts w:hint="eastAsia" w:cs="Times New Roman"/>
          <w:bCs/>
          <w:kern w:val="44"/>
          <w:szCs w:val="44"/>
          <w:lang w:val="en-US" w:eastAsia="zh-CN" w:bidi="ar-SA"/>
        </w:rPr>
      </w:pPr>
      <w:r>
        <w:rPr>
          <w:rFonts w:hint="eastAsia" w:cs="Times New Roman"/>
          <w:bCs/>
          <w:kern w:val="44"/>
          <w:szCs w:val="44"/>
          <w:lang w:val="en-US" w:eastAsia="zh-CN" w:bidi="ar-SA"/>
        </w:rPr>
        <w:t>松散岗位：工作日期在31天以上（包含31天）或薪资单位为元/次、元/月的岗位；</w:t>
      </w:r>
    </w:p>
    <w:p>
      <w:pPr>
        <w:rPr>
          <w:rFonts w:hint="eastAsia" w:cs="Times New Roman"/>
          <w:bCs/>
          <w:kern w:val="44"/>
          <w:szCs w:val="44"/>
          <w:highlight w:val="yellow"/>
          <w:lang w:val="en-US" w:eastAsia="zh-CN" w:bidi="ar-SA"/>
        </w:rPr>
      </w:pPr>
      <w:r>
        <w:rPr>
          <w:rFonts w:hint="eastAsia" w:cs="Times New Roman"/>
          <w:bCs/>
          <w:kern w:val="44"/>
          <w:szCs w:val="44"/>
          <w:highlight w:val="yellow"/>
          <w:lang w:val="en-US" w:eastAsia="zh-CN" w:bidi="ar-SA"/>
        </w:rPr>
        <w:t>这个版本中我们不再区分精确岗位或松散岗位，所有岗位发布出来后业务逻辑走之前“精确岗位”的线路，可以每天支付工资，每天完工。</w:t>
      </w: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p>
      <w:pPr>
        <w:rPr>
          <w:rFonts w:hint="eastAsia" w:ascii="Times New Roman" w:hAnsi="Times New Roman" w:eastAsia="宋体" w:cs="Times New Roman"/>
          <w:bCs/>
          <w:kern w:val="44"/>
          <w:szCs w:val="44"/>
          <w:lang w:val="en-US" w:eastAsia="zh-CN" w:bidi="ar-SA"/>
        </w:rPr>
      </w:pPr>
    </w:p>
    <w:bookmarkEnd w:id="0"/>
    <w:bookmarkEnd w:id="1"/>
    <w:p>
      <w:pPr/>
      <w:bookmarkStart w:id="23" w:name="_Toc24583"/>
    </w:p>
    <w:p>
      <w:pPr>
        <w:pStyle w:val="2"/>
        <w:tabs>
          <w:tab w:val="clear" w:pos="0"/>
        </w:tabs>
        <w:rPr>
          <w:rFonts w:hint="eastAsia"/>
          <w:lang w:eastAsia="zh-CN"/>
        </w:rPr>
      </w:pPr>
      <w:bookmarkStart w:id="24" w:name="_Toc25602"/>
      <w:r>
        <w:rPr>
          <w:rFonts w:hint="eastAsia"/>
          <w:lang w:eastAsia="zh-CN"/>
        </w:rPr>
        <w:t>雇主端</w:t>
      </w:r>
      <w:bookmarkEnd w:id="24"/>
    </w:p>
    <w:bookmarkEnd w:id="23"/>
    <w:p>
      <w:pPr>
        <w:pStyle w:val="3"/>
        <w:tabs>
          <w:tab w:val="clear" w:pos="0"/>
        </w:tabs>
        <w:rPr>
          <w:rFonts w:ascii="华文黑体" w:hAnsi="华文黑体" w:eastAsia="华文黑体" w:cs="华文黑体"/>
          <w:color w:val="auto"/>
          <w:sz w:val="21"/>
          <w:szCs w:val="21"/>
        </w:rPr>
      </w:pPr>
      <w:bookmarkStart w:id="25" w:name="_Toc30440"/>
      <w:r>
        <w:rPr>
          <w:rFonts w:hint="eastAsia" w:ascii="华文黑体" w:hAnsi="华文黑体" w:eastAsia="华文黑体" w:cs="华文黑体"/>
          <w:color w:val="auto"/>
          <w:sz w:val="21"/>
          <w:szCs w:val="21"/>
          <w:lang w:eastAsia="zh-CN"/>
        </w:rPr>
        <w:t>个人中心（低）</w:t>
      </w:r>
      <w:bookmarkEnd w:id="25"/>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jc w:val="center"/>
              <w:rPr>
                <w:rFonts w:hint="eastAsia"/>
                <w:color w:val="auto"/>
                <w:sz w:val="18"/>
                <w:highlight w:val="none"/>
                <w:lang w:eastAsia="zh-CN"/>
              </w:rPr>
            </w:pPr>
            <w:r>
              <w:rPr>
                <w:rFonts w:hint="eastAsia"/>
                <w:color w:val="auto"/>
                <w:sz w:val="18"/>
                <w:highlight w:val="none"/>
                <w:lang w:eastAsia="zh-CN"/>
              </w:rPr>
              <w:drawing>
                <wp:inline distT="0" distB="0" distL="114300" distR="114300">
                  <wp:extent cx="1905000" cy="3388360"/>
                  <wp:effectExtent l="0" t="0" r="0" b="2540"/>
                  <wp:docPr id="16" name="图片 16" descr="雇主-我@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雇主-我@2x"/>
                          <pic:cNvPicPr>
                            <a:picLocks noChangeAspect="1"/>
                          </pic:cNvPicPr>
                        </pic:nvPicPr>
                        <pic:blipFill>
                          <a:blip r:embed="rId6"/>
                          <a:stretch>
                            <a:fillRect/>
                          </a:stretch>
                        </pic:blipFill>
                        <pic:spPr>
                          <a:xfrm>
                            <a:off x="0" y="0"/>
                            <a:ext cx="1905000" cy="3388360"/>
                          </a:xfrm>
                          <a:prstGeom prst="rect">
                            <a:avLst/>
                          </a:prstGeom>
                        </pic:spPr>
                      </pic:pic>
                    </a:graphicData>
                  </a:graphic>
                </wp:inline>
              </w:drawing>
            </w:r>
          </w:p>
          <w:p>
            <w:pPr>
              <w:numPr>
                <w:ilvl w:val="0"/>
                <w:numId w:val="2"/>
              </w:numPr>
              <w:ind w:left="425" w:leftChars="0" w:hanging="425" w:firstLineChars="0"/>
              <w:rPr>
                <w:rFonts w:hint="eastAsia"/>
                <w:color w:val="auto"/>
                <w:sz w:val="18"/>
                <w:highlight w:val="none"/>
                <w:lang w:eastAsia="zh-CN"/>
              </w:rPr>
            </w:pPr>
            <w:r>
              <w:rPr>
                <w:rFonts w:hint="eastAsia"/>
                <w:color w:val="auto"/>
                <w:sz w:val="18"/>
                <w:highlight w:val="none"/>
                <w:lang w:eastAsia="zh-CN"/>
              </w:rPr>
              <w:t>雇主个人中心新增兼客合伙人申请入口（</w:t>
            </w:r>
            <w:r>
              <w:rPr>
                <w:rFonts w:hint="eastAsia"/>
                <w:color w:val="auto"/>
                <w:sz w:val="18"/>
                <w:highlight w:val="yellow"/>
                <w:lang w:eastAsia="zh-CN"/>
              </w:rPr>
              <w:t>该菜单仅在</w:t>
            </w:r>
            <w:r>
              <w:rPr>
                <w:rFonts w:hint="eastAsia"/>
                <w:color w:val="auto"/>
                <w:sz w:val="18"/>
                <w:highlight w:val="yellow"/>
                <w:lang w:val="en-US" w:eastAsia="zh-CN"/>
              </w:rPr>
              <w:t>CMS开通该城市兼客合伙人权限后才会呈现</w:t>
            </w:r>
            <w:r>
              <w:rPr>
                <w:rFonts w:hint="eastAsia"/>
                <w:color w:val="auto"/>
                <w:sz w:val="18"/>
                <w:highlight w:val="none"/>
                <w:lang w:eastAsia="zh-CN"/>
              </w:rPr>
              <w:t>），点击该菜单跳转至『兼客合伙人』申请页面；</w:t>
            </w:r>
          </w:p>
          <w:p>
            <w:pPr>
              <w:numPr>
                <w:ilvl w:val="0"/>
                <w:numId w:val="2"/>
              </w:numPr>
              <w:ind w:left="425" w:leftChars="0" w:hanging="425" w:firstLineChars="0"/>
              <w:rPr>
                <w:rFonts w:hint="eastAsia"/>
                <w:color w:val="auto"/>
                <w:sz w:val="18"/>
                <w:highlight w:val="none"/>
                <w:lang w:eastAsia="zh-CN"/>
              </w:rPr>
            </w:pPr>
            <w:r>
              <w:rPr>
                <w:rFonts w:hint="eastAsia"/>
                <w:color w:val="auto"/>
                <w:sz w:val="18"/>
                <w:highlight w:val="none"/>
                <w:lang w:eastAsia="zh-CN"/>
              </w:rPr>
              <w:t>如果该雇主已是兼客合伙人，则在个人中心里新增</w:t>
            </w:r>
            <w:r>
              <w:rPr>
                <w:rFonts w:hint="eastAsia"/>
                <w:color w:val="auto"/>
                <w:sz w:val="18"/>
                <w:highlight w:val="none"/>
                <w:lang w:val="en-US" w:eastAsia="zh-CN"/>
              </w:rPr>
              <w:t>VIP标示以及招聘余额入口；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numPr>
                <w:ilvl w:val="0"/>
                <w:numId w:val="3"/>
              </w:numPr>
              <w:ind w:left="425" w:leftChars="0" w:hanging="425" w:firstLineChars="0"/>
              <w:rPr>
                <w:rFonts w:hint="eastAsia"/>
                <w:color w:val="auto"/>
                <w:sz w:val="18"/>
                <w:lang w:val="en-US" w:eastAsia="zh-CN"/>
              </w:rPr>
            </w:pPr>
            <w:r>
              <w:rPr>
                <w:rFonts w:hint="eastAsia"/>
                <w:color w:val="auto"/>
                <w:sz w:val="18"/>
                <w:lang w:eastAsia="zh-CN"/>
              </w:rPr>
              <w:t>点击「兼客合伙人」进入</w:t>
            </w:r>
            <w:r>
              <w:rPr>
                <w:rFonts w:hint="eastAsia"/>
                <w:color w:val="auto"/>
                <w:sz w:val="18"/>
                <w:lang w:val="en-US" w:eastAsia="zh-CN"/>
              </w:rPr>
              <w:t>M端兼客合伙人申请页面；</w:t>
            </w:r>
          </w:p>
          <w:p>
            <w:pPr>
              <w:pStyle w:val="22"/>
              <w:numPr>
                <w:ilvl w:val="0"/>
                <w:numId w:val="3"/>
              </w:numPr>
              <w:ind w:left="425" w:leftChars="0" w:hanging="425" w:firstLineChars="0"/>
              <w:rPr>
                <w:rFonts w:hint="eastAsia"/>
                <w:color w:val="auto"/>
                <w:sz w:val="18"/>
                <w:lang w:val="en-US" w:eastAsia="zh-CN"/>
              </w:rPr>
            </w:pPr>
            <w:r>
              <w:rPr>
                <w:rFonts w:hint="eastAsia"/>
                <w:color w:val="auto"/>
                <w:sz w:val="18"/>
                <w:lang w:val="en-US" w:eastAsia="zh-CN"/>
              </w:rPr>
              <w:t>点击「招聘余额」进入『招聘余额』页面；</w:t>
            </w:r>
          </w:p>
          <w:p>
            <w:pPr>
              <w:pStyle w:val="22"/>
              <w:numPr>
                <w:ilvl w:val="0"/>
                <w:numId w:val="0"/>
              </w:numPr>
              <w:ind w:leftChars="0"/>
              <w:jc w:val="center"/>
              <w:rPr>
                <w:rFonts w:hint="eastAsia"/>
                <w:color w:val="auto"/>
                <w:sz w:val="18"/>
                <w:lang w:val="en-US" w:eastAsia="zh-CN"/>
              </w:rPr>
            </w:pPr>
            <w:r>
              <w:drawing>
                <wp:inline distT="0" distB="0" distL="114300" distR="114300">
                  <wp:extent cx="1769110" cy="8849360"/>
                  <wp:effectExtent l="0" t="0" r="254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1769110" cy="88493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r>
              <w:rPr>
                <w:rFonts w:hint="eastAsia"/>
                <w:sz w:val="18"/>
                <w:lang w:val="en-US" w:eastAsia="zh-CN"/>
              </w:rPr>
              <w:t>申请页面由M端实现</w:t>
            </w:r>
          </w:p>
        </w:tc>
      </w:tr>
    </w:tbl>
    <w:p>
      <w:pPr>
        <w:pStyle w:val="3"/>
        <w:tabs>
          <w:tab w:val="clear" w:pos="0"/>
        </w:tabs>
        <w:rPr>
          <w:rFonts w:ascii="华文黑体" w:hAnsi="华文黑体" w:eastAsia="华文黑体" w:cs="华文黑体"/>
          <w:color w:val="auto"/>
          <w:sz w:val="21"/>
          <w:szCs w:val="21"/>
        </w:rPr>
      </w:pPr>
      <w:bookmarkStart w:id="26" w:name="_Toc9042"/>
      <w:r>
        <w:rPr>
          <w:rFonts w:hint="eastAsia" w:ascii="华文黑体" w:hAnsi="华文黑体" w:eastAsia="华文黑体" w:cs="华文黑体"/>
          <w:color w:val="auto"/>
          <w:sz w:val="21"/>
          <w:szCs w:val="21"/>
          <w:lang w:eastAsia="zh-CN"/>
        </w:rPr>
        <w:t>兼客标签（低）</w:t>
      </w:r>
      <w:bookmarkEnd w:id="26"/>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r>
              <w:rPr>
                <w:rFonts w:hint="eastAsia"/>
                <w:sz w:val="18"/>
                <w:lang w:val="en-US" w:eastAsia="zh-CN"/>
              </w:rPr>
              <w:t>推广经理通过推广链接添加外部人员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eastAsia="zh-CN"/>
              </w:rPr>
            </w:pPr>
            <w:r>
              <w:rPr>
                <w:rFonts w:hint="eastAsia"/>
                <w:sz w:val="18"/>
                <w:lang w:eastAsia="zh-CN"/>
              </w:rPr>
              <w:t>新增人员推广标签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eastAsia="zh-CN"/>
              </w:rPr>
            </w:pPr>
            <w:r>
              <w:rPr>
                <w:rFonts w:hint="eastAsia"/>
                <w:sz w:val="18"/>
                <w:lang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eastAsia="宋体"/>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jc w:val="both"/>
              <w:rPr>
                <w:rFonts w:hint="eastAsia" w:eastAsia="宋体"/>
                <w:sz w:val="18"/>
                <w:lang w:eastAsia="zh-CN"/>
              </w:rPr>
            </w:pPr>
            <w:r>
              <w:rPr>
                <w:rFonts w:hint="eastAsia"/>
                <w:sz w:val="18"/>
                <w:lang w:eastAsia="zh-CN"/>
              </w:rPr>
              <w:t>对于通过推广经理推荐进来并且录用的人员，在『人员管理』、『考勤管理』、『发放工资』页面新“人员推广”标签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numPr>
                <w:ilvl w:val="0"/>
                <w:numId w:val="0"/>
              </w:numPr>
              <w:ind w:leftChars="0"/>
              <w:rPr>
                <w:rFonts w:hint="eastAsia"/>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r>
              <w:rPr>
                <w:rFonts w:hint="eastAsia"/>
                <w:sz w:val="18"/>
                <w:lang w:val="en-US" w:eastAsia="zh-CN"/>
              </w:rPr>
              <w:t>标签样式与之前的“人员补录”一样</w:t>
            </w:r>
          </w:p>
        </w:tc>
      </w:tr>
    </w:tbl>
    <w:p>
      <w:pPr>
        <w:numPr>
          <w:ilvl w:val="0"/>
          <w:numId w:val="0"/>
        </w:numPr>
        <w:rPr>
          <w:rFonts w:hint="eastAsia"/>
          <w:lang w:eastAsia="zh-CN"/>
        </w:rPr>
      </w:pPr>
    </w:p>
    <w:p>
      <w:pPr>
        <w:pStyle w:val="3"/>
        <w:tabs>
          <w:tab w:val="clear" w:pos="0"/>
        </w:tabs>
        <w:rPr>
          <w:rFonts w:ascii="华文黑体" w:hAnsi="华文黑体" w:eastAsia="华文黑体" w:cs="华文黑体"/>
          <w:color w:val="auto"/>
          <w:sz w:val="21"/>
          <w:szCs w:val="21"/>
        </w:rPr>
      </w:pPr>
      <w:bookmarkStart w:id="27" w:name="_Toc20914"/>
      <w:r>
        <w:rPr>
          <w:rFonts w:hint="eastAsia" w:ascii="华文黑体" w:hAnsi="华文黑体" w:eastAsia="华文黑体" w:cs="华文黑体"/>
          <w:color w:val="auto"/>
          <w:sz w:val="21"/>
          <w:szCs w:val="21"/>
          <w:lang w:eastAsia="zh-CN"/>
        </w:rPr>
        <w:t>人员补录（低）</w:t>
      </w:r>
      <w:bookmarkEnd w:id="27"/>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eastAsia="zh-CN"/>
              </w:rPr>
            </w:pPr>
            <w:r>
              <w:rPr>
                <w:rFonts w:hint="eastAsia"/>
                <w:sz w:val="18"/>
                <w:lang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eastAsia="宋体"/>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jc w:val="both"/>
              <w:rPr>
                <w:rFonts w:hint="eastAsia" w:eastAsia="宋体"/>
                <w:sz w:val="18"/>
                <w:lang w:eastAsia="zh-CN"/>
              </w:rPr>
            </w:pPr>
            <w:r>
              <w:rPr>
                <w:rFonts w:hint="eastAsia"/>
                <w:sz w:val="18"/>
                <w:lang w:eastAsia="zh-CN"/>
              </w:rPr>
              <w:t>对于人员补录，默认报名工作日期最近的一天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numPr>
                <w:ilvl w:val="0"/>
                <w:numId w:val="0"/>
              </w:numPr>
              <w:ind w:leftChars="0"/>
              <w:rPr>
                <w:rFonts w:hint="eastAsia"/>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p>
        </w:tc>
      </w:tr>
    </w:tbl>
    <w:p>
      <w:pPr>
        <w:pStyle w:val="3"/>
        <w:tabs>
          <w:tab w:val="clear" w:pos="0"/>
        </w:tabs>
        <w:rPr>
          <w:rFonts w:ascii="华文黑体" w:hAnsi="华文黑体" w:eastAsia="华文黑体" w:cs="华文黑体"/>
          <w:color w:val="auto"/>
          <w:sz w:val="21"/>
          <w:szCs w:val="21"/>
        </w:rPr>
      </w:pPr>
      <w:bookmarkStart w:id="28" w:name="_Toc17133"/>
      <w:r>
        <w:rPr>
          <w:rFonts w:hint="eastAsia" w:ascii="华文黑体" w:hAnsi="华文黑体" w:eastAsia="华文黑体" w:cs="华文黑体"/>
          <w:color w:val="auto"/>
          <w:sz w:val="21"/>
          <w:szCs w:val="21"/>
          <w:lang w:eastAsia="zh-CN"/>
        </w:rPr>
        <w:t>雇主首页（低）</w:t>
      </w:r>
      <w:bookmarkEnd w:id="28"/>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雇主成为兼客合伙人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新增「兼客合伙人」图标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lang w:eastAsia="zh-CN"/>
              </w:rPr>
            </w:pPr>
            <w:r>
              <w:rPr>
                <w:rFonts w:hint="eastAsia"/>
                <w:color w:val="auto"/>
                <w:sz w:val="18"/>
                <w:lang w:eastAsia="zh-CN"/>
              </w:rPr>
              <w:t>雇主成功申请成为兼客合伙人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jc w:val="center"/>
              <w:rPr>
                <w:rFonts w:hint="eastAsia"/>
                <w:color w:val="auto"/>
                <w:sz w:val="18"/>
                <w:highlight w:val="none"/>
                <w:lang w:val="en-US" w:eastAsia="zh-CN"/>
              </w:rPr>
            </w:pPr>
            <w:r>
              <w:drawing>
                <wp:inline distT="0" distB="0" distL="114300" distR="114300">
                  <wp:extent cx="2346960" cy="4178300"/>
                  <wp:effectExtent l="0" t="0" r="15240" b="1270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346960" cy="4178300"/>
                          </a:xfrm>
                          <a:prstGeom prst="rect">
                            <a:avLst/>
                          </a:prstGeom>
                          <a:noFill/>
                          <a:ln w="9525">
                            <a:noFill/>
                          </a:ln>
                        </pic:spPr>
                      </pic:pic>
                    </a:graphicData>
                  </a:graphic>
                </wp:inline>
              </w:drawing>
            </w:r>
          </w:p>
          <w:p>
            <w:pPr>
              <w:numPr>
                <w:ilvl w:val="0"/>
                <w:numId w:val="0"/>
              </w:numPr>
              <w:ind w:leftChars="0"/>
              <w:rPr>
                <w:rFonts w:hint="eastAsia"/>
                <w:color w:val="auto"/>
                <w:sz w:val="18"/>
                <w:highlight w:val="none"/>
                <w:lang w:val="en-US" w:eastAsia="zh-CN"/>
              </w:rPr>
            </w:pPr>
            <w:r>
              <w:rPr>
                <w:rFonts w:hint="eastAsia"/>
                <w:color w:val="auto"/>
                <w:sz w:val="18"/>
                <w:highlight w:val="none"/>
                <w:lang w:val="en-US" w:eastAsia="zh-CN"/>
              </w:rPr>
              <w:t>首页左上角新增「兼客合伙人」图标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highlight w:val="none"/>
                <w:lang w:val="en-US" w:eastAsia="zh-CN"/>
              </w:rPr>
            </w:pPr>
            <w:r>
              <w:rPr>
                <w:rFonts w:hint="eastAsia"/>
                <w:color w:val="auto"/>
                <w:sz w:val="18"/>
                <w:highlight w:val="none"/>
                <w:lang w:val="en-US" w:eastAsia="zh-CN"/>
              </w:rPr>
              <w:t>点击图标跳转『兼客合伙人』权限介绍页面（M端）</w:t>
            </w:r>
          </w:p>
          <w:p>
            <w:pPr>
              <w:pStyle w:val="22"/>
              <w:ind w:firstLine="0" w:firstLineChars="0"/>
              <w:jc w:val="center"/>
              <w:rPr>
                <w:rFonts w:hint="eastAsia"/>
                <w:color w:val="auto"/>
                <w:sz w:val="18"/>
                <w:highlight w:val="none"/>
                <w:lang w:val="en-US" w:eastAsia="zh-CN"/>
              </w:rPr>
            </w:pPr>
            <w:r>
              <w:drawing>
                <wp:inline distT="0" distB="0" distL="114300" distR="114300">
                  <wp:extent cx="3580765" cy="6362065"/>
                  <wp:effectExtent l="0" t="0" r="635" b="6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3580765" cy="636206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r>
              <w:rPr>
                <w:rFonts w:hint="eastAsia"/>
                <w:sz w:val="18"/>
                <w:lang w:val="en-US" w:eastAsia="zh-CN"/>
              </w:rPr>
              <w:t>注意，这个图标只有在雇主成为「兼客合伙人」以后才会有，图标设计比较耗时，会在完成时及时上传到svn</w:t>
            </w:r>
          </w:p>
        </w:tc>
      </w:tr>
    </w:tbl>
    <w:p>
      <w:pPr>
        <w:pStyle w:val="3"/>
        <w:tabs>
          <w:tab w:val="clear" w:pos="0"/>
        </w:tabs>
        <w:rPr>
          <w:rFonts w:ascii="华文黑体" w:hAnsi="华文黑体" w:eastAsia="华文黑体" w:cs="华文黑体"/>
          <w:color w:val="auto"/>
          <w:sz w:val="21"/>
          <w:szCs w:val="21"/>
        </w:rPr>
      </w:pPr>
      <w:bookmarkStart w:id="29" w:name="_Toc29848"/>
      <w:r>
        <w:rPr>
          <w:rFonts w:hint="eastAsia" w:ascii="华文黑体" w:hAnsi="华文黑体" w:eastAsia="华文黑体" w:cs="华文黑体"/>
          <w:color w:val="auto"/>
          <w:sz w:val="21"/>
          <w:szCs w:val="21"/>
          <w:lang w:eastAsia="zh-CN"/>
        </w:rPr>
        <w:t>新建岗位（中）</w:t>
      </w:r>
      <w:bookmarkEnd w:id="29"/>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lang w:eastAsia="zh-CN"/>
              </w:rPr>
            </w:pPr>
            <w:r>
              <w:rPr>
                <w:rFonts w:hint="eastAsia"/>
                <w:color w:val="auto"/>
                <w:sz w:val="18"/>
                <w:lang w:eastAsia="zh-CN"/>
              </w:rPr>
              <w:t>雇主成功申请成为兼客合伙人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rPr>
                <w:rFonts w:hint="eastAsia"/>
                <w:color w:val="auto"/>
                <w:sz w:val="18"/>
                <w:highlight w:val="none"/>
                <w:lang w:val="en-US" w:eastAsia="zh-CN"/>
              </w:rPr>
            </w:pPr>
            <w:r>
              <w:rPr>
                <w:rFonts w:hint="eastAsia"/>
                <w:color w:val="auto"/>
                <w:sz w:val="18"/>
                <w:highlight w:val="none"/>
                <w:lang w:val="en-US" w:eastAsia="zh-CN"/>
              </w:rPr>
              <w:drawing>
                <wp:inline distT="0" distB="0" distL="114300" distR="114300">
                  <wp:extent cx="1635760" cy="2910205"/>
                  <wp:effectExtent l="0" t="0" r="2540" b="4445"/>
                  <wp:docPr id="1" name="图片 1" descr="提示@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提示@2x"/>
                          <pic:cNvPicPr>
                            <a:picLocks noChangeAspect="1"/>
                          </pic:cNvPicPr>
                        </pic:nvPicPr>
                        <pic:blipFill>
                          <a:blip r:embed="rId10"/>
                          <a:stretch>
                            <a:fillRect/>
                          </a:stretch>
                        </pic:blipFill>
                        <pic:spPr>
                          <a:xfrm>
                            <a:off x="0" y="0"/>
                            <a:ext cx="1635760" cy="2910205"/>
                          </a:xfrm>
                          <a:prstGeom prst="rect">
                            <a:avLst/>
                          </a:prstGeom>
                        </pic:spPr>
                      </pic:pic>
                    </a:graphicData>
                  </a:graphic>
                </wp:inline>
              </w:drawing>
            </w:r>
            <w:r>
              <w:rPr>
                <w:rFonts w:hint="eastAsia"/>
                <w:color w:val="auto"/>
                <w:sz w:val="18"/>
                <w:highlight w:val="none"/>
                <w:lang w:val="en-US" w:eastAsia="zh-CN"/>
              </w:rPr>
              <w:t xml:space="preserve"> </w:t>
            </w:r>
            <w:ins w:id="15" w:author="Administrator" w:date="2016-07-30T17:41:01Z">
              <w:r>
                <w:rPr>
                  <w:rFonts w:hint="eastAsia"/>
                  <w:color w:val="auto"/>
                  <w:sz w:val="18"/>
                  <w:highlight w:val="none"/>
                  <w:lang w:val="en-US" w:eastAsia="zh-CN"/>
                </w:rPr>
                <w:drawing>
                  <wp:inline distT="0" distB="0" distL="114300" distR="114300">
                    <wp:extent cx="1620520" cy="2882265"/>
                    <wp:effectExtent l="0" t="0" r="17780" b="13335"/>
                    <wp:docPr id="6" name="图片 6" descr="提示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提示2@2x"/>
                            <pic:cNvPicPr>
                              <a:picLocks noChangeAspect="1"/>
                            </pic:cNvPicPr>
                          </pic:nvPicPr>
                          <pic:blipFill>
                            <a:blip r:embed="rId11"/>
                            <a:stretch>
                              <a:fillRect/>
                            </a:stretch>
                          </pic:blipFill>
                          <pic:spPr>
                            <a:xfrm>
                              <a:off x="0" y="0"/>
                              <a:ext cx="1620520" cy="2882265"/>
                            </a:xfrm>
                            <a:prstGeom prst="rect">
                              <a:avLst/>
                            </a:prstGeom>
                          </pic:spPr>
                        </pic:pic>
                      </a:graphicData>
                    </a:graphic>
                  </wp:inline>
                </w:drawing>
              </w:r>
            </w:ins>
            <w:bookmarkStart w:id="41" w:name="_GoBack"/>
            <w:bookmarkEnd w:id="41"/>
          </w:p>
          <w:p>
            <w:pPr>
              <w:numPr>
                <w:ilvl w:val="0"/>
                <w:numId w:val="4"/>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对于兼客合伙人新建岗位，无需再选择类型，点击「新建岗位」图标，直接跳转至『新建岗位』页面；</w:t>
            </w:r>
          </w:p>
          <w:p>
            <w:pPr>
              <w:numPr>
                <w:ilvl w:val="0"/>
                <w:numId w:val="4"/>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当用户填完基本岗位信息后，点击「确认发布」，弹窗提醒用户</w:t>
            </w:r>
          </w:p>
          <w:p>
            <w:pPr>
              <w:numPr>
                <w:ilvl w:val="0"/>
                <w:numId w:val="4"/>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【文本】总人数：X人</w:t>
            </w:r>
          </w:p>
          <w:p>
            <w:pPr>
              <w:numPr>
                <w:ilvl w:val="0"/>
                <w:numId w:val="4"/>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【文本】工作天数：X天</w:t>
            </w:r>
          </w:p>
          <w:p>
            <w:pPr>
              <w:numPr>
                <w:ilvl w:val="0"/>
                <w:numId w:val="4"/>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【文本】报酬：X元/天  （按照绝对值收取时不呈现该字段）</w:t>
            </w:r>
          </w:p>
          <w:p>
            <w:pPr>
              <w:numPr>
                <w:ilvl w:val="0"/>
                <w:numId w:val="4"/>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【文本】佣金比率：8%  （另一种收取方式【文本】佣金  5元/人/天）</w:t>
            </w:r>
          </w:p>
          <w:p>
            <w:pPr>
              <w:numPr>
                <w:ilvl w:val="0"/>
                <w:numId w:val="4"/>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【文本】预计总佣金：X元</w:t>
            </w:r>
          </w:p>
          <w:p>
            <w:pPr>
              <w:numPr>
                <w:ilvl w:val="0"/>
                <w:numId w:val="4"/>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【文本】当前招聘余额不足，请先充值（</w:t>
            </w:r>
            <w:r>
              <w:rPr>
                <w:rFonts w:hint="eastAsia"/>
                <w:color w:val="auto"/>
                <w:sz w:val="18"/>
                <w:highlight w:val="yellow"/>
                <w:lang w:val="en-US" w:eastAsia="zh-CN"/>
              </w:rPr>
              <w:t>说明：该文本仅在招聘余额不足时显示</w:t>
            </w:r>
            <w:r>
              <w:rPr>
                <w:rFonts w:hint="eastAsia"/>
                <w:color w:val="auto"/>
                <w:sz w:val="18"/>
                <w:highlight w:val="none"/>
                <w:lang w:val="en-US" w:eastAsia="zh-CN"/>
              </w:rPr>
              <w:t>）</w:t>
            </w:r>
          </w:p>
          <w:p>
            <w:pPr>
              <w:numPr>
                <w:ilvl w:val="0"/>
                <w:numId w:val="4"/>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【按钮】去充值</w:t>
            </w:r>
          </w:p>
          <w:p>
            <w:pPr>
              <w:numPr>
                <w:ilvl w:val="0"/>
                <w:numId w:val="4"/>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点击「去充值」跳转至『转入』页面</w:t>
            </w:r>
          </w:p>
          <w:p>
            <w:pPr>
              <w:numPr>
                <w:ilvl w:val="0"/>
                <w:numId w:val="4"/>
              </w:numPr>
              <w:ind w:left="425" w:leftChars="0" w:hanging="425" w:firstLineChars="0"/>
              <w:rPr>
                <w:rFonts w:hint="eastAsia"/>
                <w:color w:val="auto"/>
                <w:sz w:val="18"/>
                <w:highlight w:val="none"/>
                <w:lang w:val="en-US" w:eastAsia="zh-CN"/>
              </w:rPr>
            </w:pPr>
            <w:r>
              <w:rPr>
                <w:rFonts w:hint="eastAsia"/>
                <w:color w:val="auto"/>
                <w:sz w:val="18"/>
                <w:highlight w:val="yellow"/>
                <w:lang w:val="en-US" w:eastAsia="zh-CN"/>
              </w:rPr>
              <w:t>发布岗位日期限制开始日期到结束日期只能在90天之内（包含90天），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eastAsia="宋体"/>
                <w:color w:val="FF0000"/>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r>
              <w:rPr>
                <w:rFonts w:hint="eastAsia"/>
                <w:sz w:val="18"/>
                <w:lang w:val="en-US" w:eastAsia="zh-CN"/>
              </w:rPr>
              <w:t>兼客合伙人发布的快招岗位，只能发布元/天的类型</w:t>
            </w:r>
          </w:p>
        </w:tc>
      </w:tr>
    </w:tbl>
    <w:p>
      <w:pPr>
        <w:pStyle w:val="3"/>
        <w:tabs>
          <w:tab w:val="clear" w:pos="0"/>
        </w:tabs>
        <w:rPr>
          <w:rFonts w:ascii="华文黑体" w:hAnsi="华文黑体" w:eastAsia="华文黑体" w:cs="华文黑体"/>
          <w:color w:val="auto"/>
          <w:sz w:val="21"/>
          <w:szCs w:val="21"/>
        </w:rPr>
      </w:pPr>
      <w:bookmarkStart w:id="30" w:name="_Toc8241"/>
      <w:r>
        <w:rPr>
          <w:rFonts w:hint="eastAsia" w:ascii="华文黑体" w:hAnsi="华文黑体" w:eastAsia="华文黑体" w:cs="华文黑体"/>
          <w:color w:val="auto"/>
          <w:sz w:val="21"/>
          <w:szCs w:val="21"/>
          <w:lang w:eastAsia="zh-CN"/>
        </w:rPr>
        <w:t>转入页面（中）</w:t>
      </w:r>
      <w:bookmarkEnd w:id="30"/>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雇主充值招聘余额，将资金转入招聘余额中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lang w:eastAsia="zh-CN"/>
              </w:rPr>
            </w:pPr>
            <w:r>
              <w:rPr>
                <w:rFonts w:hint="eastAsia"/>
                <w:color w:val="auto"/>
                <w:sz w:val="18"/>
                <w:lang w:eastAsia="zh-CN"/>
              </w:rPr>
              <w:t>雇主成功申请成为兼客合伙人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jc w:val="center"/>
              <w:rPr>
                <w:rFonts w:hint="eastAsia"/>
                <w:color w:val="auto"/>
                <w:sz w:val="18"/>
                <w:highlight w:val="none"/>
                <w:lang w:val="en-US" w:eastAsia="zh-CN"/>
              </w:rPr>
            </w:pPr>
            <w:r>
              <w:rPr>
                <w:rFonts w:hint="eastAsia"/>
                <w:color w:val="auto"/>
                <w:sz w:val="18"/>
                <w:highlight w:val="none"/>
                <w:lang w:val="en-US" w:eastAsia="zh-CN"/>
              </w:rPr>
              <w:drawing>
                <wp:inline distT="0" distB="0" distL="114300" distR="114300">
                  <wp:extent cx="1867535" cy="3322320"/>
                  <wp:effectExtent l="0" t="0" r="18415" b="11430"/>
                  <wp:docPr id="4" name="图片 4" descr="转入@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转入@2x"/>
                          <pic:cNvPicPr>
                            <a:picLocks noChangeAspect="1"/>
                          </pic:cNvPicPr>
                        </pic:nvPicPr>
                        <pic:blipFill>
                          <a:blip r:embed="rId12"/>
                          <a:stretch>
                            <a:fillRect/>
                          </a:stretch>
                        </pic:blipFill>
                        <pic:spPr>
                          <a:xfrm>
                            <a:off x="0" y="0"/>
                            <a:ext cx="1867535" cy="3322320"/>
                          </a:xfrm>
                          <a:prstGeom prst="rect">
                            <a:avLst/>
                          </a:prstGeom>
                        </pic:spPr>
                      </pic:pic>
                    </a:graphicData>
                  </a:graphic>
                </wp:inline>
              </w:drawing>
            </w:r>
          </w:p>
          <w:p>
            <w:pPr>
              <w:numPr>
                <w:ilvl w:val="0"/>
                <w:numId w:val="5"/>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『转入』页面由充值资金输入框，充值方式以及「确定」按钮组成；</w:t>
            </w:r>
          </w:p>
          <w:p>
            <w:pPr>
              <w:numPr>
                <w:ilvl w:val="0"/>
                <w:numId w:val="5"/>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充值方式包括余额、微信支付、银行卡、支付宝；</w:t>
            </w:r>
          </w:p>
          <w:p>
            <w:pPr>
              <w:numPr>
                <w:ilvl w:val="0"/>
                <w:numId w:val="5"/>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充值金额最低限制0.01；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eastAsia="宋体"/>
                <w:color w:val="auto"/>
                <w:sz w:val="18"/>
                <w:lang w:val="en-US" w:eastAsia="zh-CN"/>
              </w:rPr>
            </w:pPr>
            <w:r>
              <w:rPr>
                <w:rFonts w:hint="eastAsia"/>
                <w:color w:val="auto"/>
                <w:sz w:val="18"/>
                <w:lang w:val="en-US" w:eastAsia="zh-CN"/>
              </w:rPr>
              <w:t>点击「更多支付方式」呈现「支付宝」支付选择栏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p>
        </w:tc>
      </w:tr>
    </w:tbl>
    <w:p>
      <w:pPr>
        <w:numPr>
          <w:ilvl w:val="0"/>
          <w:numId w:val="0"/>
        </w:numPr>
        <w:rPr>
          <w:rFonts w:hint="eastAsia"/>
          <w:lang w:eastAsia="zh-CN"/>
        </w:rPr>
      </w:pPr>
    </w:p>
    <w:p>
      <w:pPr>
        <w:pStyle w:val="3"/>
        <w:tabs>
          <w:tab w:val="clear" w:pos="0"/>
        </w:tabs>
        <w:rPr>
          <w:rFonts w:ascii="华文黑体" w:hAnsi="华文黑体" w:eastAsia="华文黑体" w:cs="华文黑体"/>
          <w:color w:val="auto"/>
          <w:sz w:val="21"/>
          <w:szCs w:val="21"/>
        </w:rPr>
      </w:pPr>
      <w:bookmarkStart w:id="31" w:name="_Toc10632"/>
      <w:r>
        <w:rPr>
          <w:rFonts w:hint="eastAsia" w:ascii="华文黑体" w:hAnsi="华文黑体" w:eastAsia="华文黑体" w:cs="华文黑体"/>
          <w:color w:val="auto"/>
          <w:sz w:val="21"/>
          <w:szCs w:val="21"/>
          <w:lang w:eastAsia="zh-CN"/>
        </w:rPr>
        <w:t>招聘余额（高）</w:t>
      </w:r>
      <w:bookmarkEnd w:id="31"/>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jc w:val="center"/>
              <w:rPr>
                <w:rFonts w:hint="eastAsia"/>
                <w:color w:val="auto"/>
                <w:sz w:val="18"/>
                <w:highlight w:val="none"/>
                <w:lang w:val="en-US" w:eastAsia="zh-CN"/>
              </w:rPr>
            </w:pPr>
            <w:r>
              <w:rPr>
                <w:rFonts w:hint="eastAsia"/>
                <w:color w:val="auto"/>
                <w:sz w:val="18"/>
                <w:highlight w:val="none"/>
                <w:lang w:val="en-US" w:eastAsia="zh-CN"/>
              </w:rPr>
              <w:drawing>
                <wp:inline distT="0" distB="0" distL="114300" distR="114300">
                  <wp:extent cx="2093595" cy="3723640"/>
                  <wp:effectExtent l="0" t="0" r="1905" b="10160"/>
                  <wp:docPr id="23" name="图片 23" descr="招聘余额含冻结款@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招聘余额含冻结款@2x"/>
                          <pic:cNvPicPr>
                            <a:picLocks noChangeAspect="1"/>
                          </pic:cNvPicPr>
                        </pic:nvPicPr>
                        <pic:blipFill>
                          <a:blip r:embed="rId13"/>
                          <a:stretch>
                            <a:fillRect/>
                          </a:stretch>
                        </pic:blipFill>
                        <pic:spPr>
                          <a:xfrm>
                            <a:off x="0" y="0"/>
                            <a:ext cx="2093595" cy="3723640"/>
                          </a:xfrm>
                          <a:prstGeom prst="rect">
                            <a:avLst/>
                          </a:prstGeom>
                        </pic:spPr>
                      </pic:pic>
                    </a:graphicData>
                  </a:graphic>
                </wp:inline>
              </w:drawing>
            </w:r>
          </w:p>
          <w:p>
            <w:pPr>
              <w:numPr>
                <w:ilvl w:val="0"/>
                <w:numId w:val="6"/>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招聘余额中存放</w:t>
            </w:r>
            <w:r>
              <w:rPr>
                <w:rFonts w:hint="eastAsia"/>
                <w:color w:val="auto"/>
                <w:sz w:val="18"/>
                <w:highlight w:val="yellow"/>
                <w:lang w:val="en-US" w:eastAsia="zh-CN"/>
              </w:rPr>
              <w:t>兼客合伙人预充值的佣金</w:t>
            </w:r>
            <w:r>
              <w:rPr>
                <w:rFonts w:hint="eastAsia"/>
                <w:color w:val="auto"/>
                <w:sz w:val="18"/>
                <w:highlight w:val="none"/>
                <w:lang w:val="en-US" w:eastAsia="zh-CN"/>
              </w:rPr>
              <w:t>；</w:t>
            </w:r>
          </w:p>
          <w:p>
            <w:pPr>
              <w:numPr>
                <w:ilvl w:val="0"/>
                <w:numId w:val="6"/>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页面显示：招聘余额X.XX元、冻结款XX.XX元、说明图标、交易流水、转入按钮；</w:t>
            </w:r>
          </w:p>
          <w:p>
            <w:pPr>
              <w:numPr>
                <w:ilvl w:val="0"/>
                <w:numId w:val="6"/>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冻结款存放兼客合伙人发布岗位时扣除的预计佣金，无论兼客合伙人发布多少岗位，所有扣除的预计佣金都放在冻结款中，真实佣金每扣一次，冻结款减少相应金额；</w:t>
            </w:r>
          </w:p>
          <w:p>
            <w:pPr>
              <w:numPr>
                <w:ilvl w:val="0"/>
                <w:numId w:val="6"/>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自动完工天数有原先的岗位到期后7天，调整为岗位到期后2天；</w:t>
            </w:r>
          </w:p>
          <w:p>
            <w:pPr>
              <w:numPr>
                <w:ilvl w:val="0"/>
                <w:numId w:val="6"/>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冻结款解冻：当岗位到达结束日期第2天晚上12点后，系统解冻相应的冻结款（解冻一定要在系统点击自动完工后面）；</w:t>
            </w:r>
          </w:p>
          <w:p>
            <w:pPr>
              <w:numPr>
                <w:ilvl w:val="0"/>
                <w:numId w:val="6"/>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招聘余额中的交易流水</w:t>
            </w:r>
            <w:r>
              <w:rPr>
                <w:rFonts w:hint="eastAsia"/>
                <w:color w:val="auto"/>
                <w:sz w:val="18"/>
                <w:highlight w:val="yellow"/>
                <w:lang w:val="en-US" w:eastAsia="zh-CN"/>
              </w:rPr>
              <w:t>仅呈现兼客合伙人被扣除的佣金以及转入明细</w:t>
            </w:r>
            <w:r>
              <w:rPr>
                <w:rFonts w:hint="eastAsia"/>
                <w:color w:val="auto"/>
                <w:sz w:val="18"/>
                <w:highlight w:val="none"/>
                <w:lang w:val="en-US" w:eastAsia="zh-CN"/>
              </w:rPr>
              <w:t>，其他流水不计入；</w:t>
            </w:r>
          </w:p>
          <w:p>
            <w:pPr>
              <w:numPr>
                <w:ilvl w:val="0"/>
                <w:numId w:val="6"/>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冻结款：【岗位名称】预付佣金冻结  -X</w:t>
            </w:r>
          </w:p>
          <w:p>
            <w:pPr>
              <w:numPr>
                <w:ilvl w:val="0"/>
                <w:numId w:val="6"/>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退还冻结款：【岗位名称】预付佣金解冻 +X</w:t>
            </w:r>
          </w:p>
          <w:p>
            <w:pPr>
              <w:numPr>
                <w:ilvl w:val="0"/>
                <w:numId w:val="6"/>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佣金明细：岗位名称-佣金   -X，（点击可查看具体的佣金明细）；</w:t>
            </w:r>
          </w:p>
          <w:p>
            <w:pPr>
              <w:numPr>
                <w:ilvl w:val="0"/>
                <w:numId w:val="6"/>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转入明细：转入招聘余额    +X，</w:t>
            </w:r>
          </w:p>
          <w:p>
            <w:pPr>
              <w:numPr>
                <w:ilvl w:val="0"/>
                <w:numId w:val="6"/>
              </w:numPr>
              <w:ind w:left="425" w:leftChars="0" w:hanging="425" w:firstLineChars="0"/>
              <w:rPr>
                <w:rFonts w:hint="eastAsia"/>
                <w:color w:val="auto"/>
                <w:sz w:val="18"/>
                <w:highlight w:val="none"/>
                <w:lang w:val="en-US" w:eastAsia="zh-CN"/>
              </w:rPr>
            </w:pPr>
            <w:r>
              <w:rPr>
                <w:rFonts w:hint="eastAsia"/>
                <w:color w:val="auto"/>
                <w:sz w:val="18"/>
                <w:highlight w:val="yellow"/>
                <w:lang w:val="en-US" w:eastAsia="zh-CN"/>
              </w:rPr>
              <w:t>『钱袋子』页面不会出现上述UI的明细条目，仅会呈现资金转入招聘余额的记录条目；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numPr>
                <w:ilvl w:val="0"/>
                <w:numId w:val="7"/>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点击佣金扣款明细，可进入『佣金明细』页面；</w:t>
            </w:r>
          </w:p>
          <w:p>
            <w:pPr>
              <w:pStyle w:val="22"/>
              <w:numPr>
                <w:ilvl w:val="0"/>
                <w:numId w:val="7"/>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点击「说明图表」弹窗提醒用户</w:t>
            </w:r>
          </w:p>
          <w:p>
            <w:pPr>
              <w:pStyle w:val="22"/>
              <w:numPr>
                <w:ilvl w:val="0"/>
                <w:numId w:val="7"/>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【文本】招聘余额用于存放兼客合伙人预付的招聘佣金，合伙人每发一个岗位，系统会将该岗位的预计佣金冻结，待岗位到期后2天内解冻返还剩余的金额；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p>
        </w:tc>
      </w:tr>
    </w:tbl>
    <w:p>
      <w:pPr>
        <w:pStyle w:val="3"/>
        <w:tabs>
          <w:tab w:val="clear" w:pos="0"/>
        </w:tabs>
        <w:rPr>
          <w:rFonts w:ascii="华文黑体" w:hAnsi="华文黑体" w:eastAsia="华文黑体" w:cs="华文黑体"/>
          <w:color w:val="auto"/>
          <w:sz w:val="21"/>
          <w:szCs w:val="21"/>
        </w:rPr>
      </w:pPr>
      <w:bookmarkStart w:id="32" w:name="_Toc16210"/>
      <w:r>
        <w:rPr>
          <w:rFonts w:hint="eastAsia" w:ascii="华文黑体" w:hAnsi="华文黑体" w:eastAsia="华文黑体" w:cs="华文黑体"/>
          <w:color w:val="auto"/>
          <w:sz w:val="21"/>
          <w:szCs w:val="21"/>
          <w:lang w:eastAsia="zh-CN"/>
        </w:rPr>
        <w:t>佣金明细（高）</w:t>
      </w:r>
      <w:bookmarkEnd w:id="32"/>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jc w:val="center"/>
              <w:rPr>
                <w:rFonts w:hint="eastAsia"/>
                <w:color w:val="auto"/>
                <w:sz w:val="18"/>
                <w:highlight w:val="none"/>
                <w:lang w:val="en-US" w:eastAsia="zh-CN"/>
              </w:rPr>
            </w:pPr>
            <w:r>
              <w:rPr>
                <w:rFonts w:hint="eastAsia"/>
                <w:color w:val="auto"/>
                <w:sz w:val="18"/>
                <w:highlight w:val="none"/>
                <w:lang w:val="en-US" w:eastAsia="zh-CN"/>
              </w:rPr>
              <w:drawing>
                <wp:inline distT="0" distB="0" distL="114300" distR="114300">
                  <wp:extent cx="1854835" cy="3298825"/>
                  <wp:effectExtent l="0" t="0" r="12065" b="15875"/>
                  <wp:docPr id="3" name="图片 3" descr="佣金明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佣金明细"/>
                          <pic:cNvPicPr>
                            <a:picLocks noChangeAspect="1"/>
                          </pic:cNvPicPr>
                        </pic:nvPicPr>
                        <pic:blipFill>
                          <a:blip r:embed="rId14"/>
                          <a:stretch>
                            <a:fillRect/>
                          </a:stretch>
                        </pic:blipFill>
                        <pic:spPr>
                          <a:xfrm>
                            <a:off x="0" y="0"/>
                            <a:ext cx="1854835" cy="3298825"/>
                          </a:xfrm>
                          <a:prstGeom prst="rect">
                            <a:avLst/>
                          </a:prstGeom>
                        </pic:spPr>
                      </pic:pic>
                    </a:graphicData>
                  </a:graphic>
                </wp:inline>
              </w:drawing>
            </w:r>
          </w:p>
          <w:p>
            <w:pPr>
              <w:numPr>
                <w:ilvl w:val="0"/>
                <w:numId w:val="0"/>
              </w:numPr>
              <w:ind w:leftChars="0"/>
              <w:rPr>
                <w:rFonts w:hint="eastAsia"/>
                <w:color w:val="auto"/>
                <w:sz w:val="18"/>
                <w:highlight w:val="none"/>
                <w:lang w:val="en-US" w:eastAsia="zh-CN"/>
              </w:rPr>
            </w:pPr>
            <w:r>
              <w:rPr>
                <w:rFonts w:hint="eastAsia"/>
                <w:color w:val="auto"/>
                <w:sz w:val="18"/>
                <w:highlight w:val="none"/>
                <w:lang w:val="en-US" w:eastAsia="zh-CN"/>
              </w:rPr>
              <w:t>佣金明细页面展示每</w:t>
            </w:r>
            <w:del w:id="17" w:author="Administrator" w:date="2016-07-27T17:20:39Z">
              <w:r>
                <w:rPr>
                  <w:rFonts w:hint="eastAsia"/>
                  <w:color w:val="auto"/>
                  <w:sz w:val="18"/>
                  <w:highlight w:val="none"/>
                  <w:lang w:val="en-US" w:eastAsia="zh-CN"/>
                </w:rPr>
                <w:delText>一笔</w:delText>
              </w:r>
            </w:del>
            <w:ins w:id="18" w:author="Administrator" w:date="2016-07-27T17:20:44Z">
              <w:r>
                <w:rPr>
                  <w:rFonts w:hint="eastAsia"/>
                  <w:color w:val="auto"/>
                  <w:sz w:val="18"/>
                  <w:highlight w:val="none"/>
                  <w:lang w:val="en-US" w:eastAsia="zh-CN"/>
                </w:rPr>
                <w:t>一个人</w:t>
              </w:r>
            </w:ins>
            <w:ins w:id="19" w:author="Administrator" w:date="2016-07-27T17:20:45Z">
              <w:r>
                <w:rPr>
                  <w:rFonts w:hint="eastAsia"/>
                  <w:color w:val="auto"/>
                  <w:sz w:val="18"/>
                  <w:highlight w:val="none"/>
                  <w:lang w:val="en-US" w:eastAsia="zh-CN"/>
                </w:rPr>
                <w:t>的</w:t>
              </w:r>
            </w:ins>
            <w:r>
              <w:rPr>
                <w:rFonts w:hint="eastAsia"/>
                <w:color w:val="auto"/>
                <w:sz w:val="18"/>
                <w:highlight w:val="none"/>
                <w:lang w:val="en-US" w:eastAsia="zh-CN"/>
              </w:rPr>
              <w:t>佣金扣款详情，条目内容包含：兼客头像、兼客姓名、兼客性别、来源标签、扣款数目，列表按照扣款时间降序排列，最新扣款的条目放在前面。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eastAsia="宋体"/>
                <w:color w:val="FF0000"/>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r>
              <w:rPr>
                <w:rFonts w:hint="eastAsia"/>
                <w:sz w:val="18"/>
                <w:lang w:val="en-US" w:eastAsia="zh-CN"/>
              </w:rPr>
              <w:t>以后关于资金统一精确到小数点2位，列表加载统一每次加载30条为约定标准，今后不再特意说明</w:t>
            </w:r>
          </w:p>
        </w:tc>
      </w:tr>
    </w:tbl>
    <w:p>
      <w:pPr>
        <w:pStyle w:val="3"/>
        <w:tabs>
          <w:tab w:val="clear" w:pos="0"/>
        </w:tabs>
        <w:rPr>
          <w:rFonts w:ascii="华文黑体" w:hAnsi="华文黑体" w:eastAsia="华文黑体" w:cs="华文黑体"/>
          <w:color w:val="auto"/>
          <w:sz w:val="21"/>
          <w:szCs w:val="21"/>
        </w:rPr>
      </w:pPr>
      <w:bookmarkStart w:id="33" w:name="_Toc9715"/>
      <w:r>
        <w:rPr>
          <w:rFonts w:hint="eastAsia" w:ascii="华文黑体" w:hAnsi="华文黑体" w:eastAsia="华文黑体" w:cs="华文黑体"/>
          <w:color w:val="auto"/>
          <w:sz w:val="21"/>
          <w:szCs w:val="21"/>
          <w:lang w:eastAsia="zh-CN"/>
        </w:rPr>
        <w:t>弹窗广告（中）</w:t>
      </w:r>
      <w:bookmarkEnd w:id="33"/>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雇主进入雇主首页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新增弹窗广告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lang w:eastAsia="zh-CN"/>
              </w:rPr>
            </w:pPr>
            <w:r>
              <w:rPr>
                <w:rFonts w:hint="eastAsia"/>
                <w:color w:val="auto"/>
                <w:sz w:val="18"/>
                <w:lang w:eastAsia="zh-CN"/>
              </w:rPr>
              <w:t>弹窗图片由</w:t>
            </w:r>
            <w:r>
              <w:rPr>
                <w:rFonts w:hint="eastAsia"/>
                <w:color w:val="auto"/>
                <w:sz w:val="18"/>
                <w:lang w:val="en-US" w:eastAsia="zh-CN"/>
              </w:rPr>
              <w:t>CMS上传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jc w:val="center"/>
              <w:rPr>
                <w:rFonts w:hint="eastAsia"/>
                <w:color w:val="auto"/>
                <w:sz w:val="18"/>
                <w:highlight w:val="none"/>
                <w:lang w:val="en-US" w:eastAsia="zh-CN"/>
              </w:rPr>
            </w:pPr>
            <w:r>
              <w:rPr>
                <w:rFonts w:hint="eastAsia"/>
                <w:color w:val="auto"/>
                <w:sz w:val="18"/>
                <w:highlight w:val="none"/>
                <w:lang w:val="en-US" w:eastAsia="zh-CN"/>
              </w:rPr>
              <w:drawing>
                <wp:inline distT="0" distB="0" distL="114300" distR="114300">
                  <wp:extent cx="1998345" cy="3554095"/>
                  <wp:effectExtent l="0" t="0" r="1905" b="8255"/>
                  <wp:docPr id="12" name="图片 12" descr="雇主@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雇主@2x"/>
                          <pic:cNvPicPr>
                            <a:picLocks noChangeAspect="1"/>
                          </pic:cNvPicPr>
                        </pic:nvPicPr>
                        <pic:blipFill>
                          <a:blip r:embed="rId15"/>
                          <a:stretch>
                            <a:fillRect/>
                          </a:stretch>
                        </pic:blipFill>
                        <pic:spPr>
                          <a:xfrm>
                            <a:off x="0" y="0"/>
                            <a:ext cx="1998345" cy="3554095"/>
                          </a:xfrm>
                          <a:prstGeom prst="rect">
                            <a:avLst/>
                          </a:prstGeom>
                        </pic:spPr>
                      </pic:pic>
                    </a:graphicData>
                  </a:graphic>
                </wp:inline>
              </w:drawing>
            </w:r>
          </w:p>
          <w:p>
            <w:pPr>
              <w:numPr>
                <w:ilvl w:val="0"/>
                <w:numId w:val="8"/>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弹窗广告由CMS设置，前端每个广告只展示一次；</w:t>
            </w:r>
          </w:p>
          <w:p>
            <w:pPr>
              <w:numPr>
                <w:ilvl w:val="0"/>
                <w:numId w:val="8"/>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广告比例为1 ：0.769，可同时添加多张，用户可左右滑动，点击关闭按钮，关闭弹窗广告；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eastAsia="宋体"/>
                <w:color w:val="FF0000"/>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p>
        </w:tc>
      </w:tr>
    </w:tbl>
    <w:p>
      <w:pPr>
        <w:pStyle w:val="3"/>
        <w:tabs>
          <w:tab w:val="clear" w:pos="0"/>
        </w:tabs>
        <w:rPr>
          <w:rFonts w:ascii="华文黑体" w:hAnsi="华文黑体" w:eastAsia="华文黑体" w:cs="华文黑体"/>
          <w:color w:val="auto"/>
          <w:sz w:val="21"/>
          <w:szCs w:val="21"/>
        </w:rPr>
      </w:pPr>
      <w:bookmarkStart w:id="34" w:name="_Toc453"/>
      <w:r>
        <w:rPr>
          <w:rFonts w:hint="eastAsia" w:ascii="华文黑体" w:hAnsi="华文黑体" w:eastAsia="华文黑体" w:cs="华文黑体"/>
          <w:color w:val="auto"/>
          <w:sz w:val="21"/>
          <w:szCs w:val="21"/>
          <w:lang w:eastAsia="zh-CN"/>
        </w:rPr>
        <w:t>考勤管理（高）</w:t>
      </w:r>
      <w:bookmarkEnd w:id="34"/>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jc w:val="center"/>
              <w:rPr>
                <w:rFonts w:hint="eastAsia"/>
                <w:color w:val="auto"/>
                <w:sz w:val="18"/>
                <w:highlight w:val="none"/>
                <w:lang w:val="en-US" w:eastAsia="zh-CN"/>
              </w:rPr>
            </w:pPr>
            <w:r>
              <w:rPr>
                <w:rFonts w:hint="eastAsia"/>
                <w:color w:val="auto"/>
                <w:sz w:val="18"/>
                <w:highlight w:val="none"/>
                <w:lang w:val="en-US" w:eastAsia="zh-CN"/>
              </w:rPr>
              <w:drawing>
                <wp:inline distT="0" distB="0" distL="114300" distR="114300">
                  <wp:extent cx="1559560" cy="2774315"/>
                  <wp:effectExtent l="0" t="0" r="2540" b="6985"/>
                  <wp:docPr id="20" name="图片 20" descr="精确岗位-考勤管理-已录用@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精确岗位-考勤管理-已录用@2x"/>
                          <pic:cNvPicPr>
                            <a:picLocks noChangeAspect="1"/>
                          </pic:cNvPicPr>
                        </pic:nvPicPr>
                        <pic:blipFill>
                          <a:blip r:embed="rId16"/>
                          <a:stretch>
                            <a:fillRect/>
                          </a:stretch>
                        </pic:blipFill>
                        <pic:spPr>
                          <a:xfrm>
                            <a:off x="0" y="0"/>
                            <a:ext cx="1559560" cy="2774315"/>
                          </a:xfrm>
                          <a:prstGeom prst="rect">
                            <a:avLst/>
                          </a:prstGeom>
                        </pic:spPr>
                      </pic:pic>
                    </a:graphicData>
                  </a:graphic>
                </wp:inline>
              </w:drawing>
            </w:r>
          </w:p>
          <w:p>
            <w:pPr>
              <w:numPr>
                <w:ilvl w:val="0"/>
                <w:numId w:val="0"/>
              </w:numPr>
              <w:ind w:leftChars="0"/>
              <w:jc w:val="center"/>
              <w:rPr>
                <w:rFonts w:hint="eastAsia"/>
                <w:color w:val="auto"/>
                <w:sz w:val="18"/>
                <w:highlight w:val="none"/>
                <w:lang w:val="en-US" w:eastAsia="zh-CN"/>
              </w:rPr>
            </w:pPr>
            <w:r>
              <w:rPr>
                <w:rFonts w:hint="eastAsia"/>
                <w:color w:val="auto"/>
                <w:sz w:val="18"/>
                <w:highlight w:val="none"/>
                <w:lang w:val="en-US" w:eastAsia="zh-CN"/>
              </w:rPr>
              <w:drawing>
                <wp:inline distT="0" distB="0" distL="114300" distR="114300">
                  <wp:extent cx="1621790" cy="2884805"/>
                  <wp:effectExtent l="0" t="0" r="16510" b="10795"/>
                  <wp:docPr id="22" name="图片 22" descr="精确岗位-考勤管理-已录用-更多弹窗@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精确岗位-考勤管理-已录用-更多弹窗@2x"/>
                          <pic:cNvPicPr>
                            <a:picLocks noChangeAspect="1"/>
                          </pic:cNvPicPr>
                        </pic:nvPicPr>
                        <pic:blipFill>
                          <a:blip r:embed="rId17"/>
                          <a:stretch>
                            <a:fillRect/>
                          </a:stretch>
                        </pic:blipFill>
                        <pic:spPr>
                          <a:xfrm>
                            <a:off x="0" y="0"/>
                            <a:ext cx="1621790" cy="2884805"/>
                          </a:xfrm>
                          <a:prstGeom prst="rect">
                            <a:avLst/>
                          </a:prstGeom>
                        </pic:spPr>
                      </pic:pic>
                    </a:graphicData>
                  </a:graphic>
                </wp:inline>
              </w:drawing>
            </w:r>
          </w:p>
          <w:p>
            <w:pPr>
              <w:numPr>
                <w:ilvl w:val="0"/>
                <w:numId w:val="9"/>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考勤管理时间TAB调整为如上UI，默认显示两个菜单「已录用」和「上岗日期第一天」和一个按钮「日期」；</w:t>
            </w:r>
          </w:p>
          <w:p>
            <w:pPr>
              <w:numPr>
                <w:ilvl w:val="0"/>
                <w:numId w:val="9"/>
              </w:numPr>
              <w:ind w:left="425" w:leftChars="0" w:hanging="425" w:firstLineChars="0"/>
              <w:rPr>
                <w:rFonts w:hint="eastAsia"/>
                <w:color w:val="auto"/>
                <w:sz w:val="18"/>
                <w:highlight w:val="yellow"/>
                <w:lang w:val="en-US" w:eastAsia="zh-CN"/>
              </w:rPr>
            </w:pPr>
            <w:r>
              <w:rPr>
                <w:rFonts w:hint="eastAsia"/>
                <w:color w:val="auto"/>
                <w:sz w:val="18"/>
                <w:highlight w:val="none"/>
                <w:lang w:val="en-US" w:eastAsia="zh-CN"/>
              </w:rPr>
              <w:t>日期菜单显示规则如下：</w:t>
            </w:r>
            <w:r>
              <w:rPr>
                <w:rFonts w:hint="eastAsia"/>
                <w:color w:val="auto"/>
                <w:sz w:val="18"/>
                <w:highlight w:val="yellow"/>
                <w:lang w:val="en-US" w:eastAsia="zh-CN"/>
              </w:rPr>
              <w:t>①未到工作开始日期前，默认显示工作开始日期②到达工作日期后，默认显示“今天”③到达工作结束日期后，默认显示最后一个工作日期；</w:t>
            </w:r>
          </w:p>
          <w:p>
            <w:pPr>
              <w:numPr>
                <w:ilvl w:val="0"/>
                <w:numId w:val="9"/>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新增一个调整日期按钮，雇主只能为兼客调整今天以后的日期（包含今天）；</w:t>
            </w:r>
          </w:p>
          <w:p>
            <w:pPr>
              <w:numPr>
                <w:ilvl w:val="0"/>
                <w:numId w:val="9"/>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雇主只能在“今天”以后（包含今天）才可点击「未到岗」和「完工」按钮；</w:t>
            </w:r>
          </w:p>
          <w:p>
            <w:pPr>
              <w:numPr>
                <w:ilvl w:val="0"/>
                <w:numId w:val="9"/>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将调整日期和拨号按钮隐藏在更多中；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numPr>
                <w:ilvl w:val="0"/>
                <w:numId w:val="10"/>
              </w:numPr>
              <w:ind w:left="425" w:leftChars="0" w:hanging="425" w:firstLineChars="0"/>
              <w:rPr>
                <w:rFonts w:hint="eastAsia"/>
                <w:color w:val="auto"/>
                <w:sz w:val="18"/>
                <w:lang w:eastAsia="zh-CN"/>
              </w:rPr>
            </w:pPr>
            <w:r>
              <w:rPr>
                <w:rFonts w:hint="eastAsia"/>
                <w:color w:val="auto"/>
                <w:sz w:val="18"/>
                <w:lang w:eastAsia="zh-CN"/>
              </w:rPr>
              <w:t>用户可通过点击「已录用」或「具体日期」切换页面；</w:t>
            </w:r>
          </w:p>
          <w:p>
            <w:pPr>
              <w:pStyle w:val="22"/>
              <w:numPr>
                <w:ilvl w:val="0"/>
                <w:numId w:val="10"/>
              </w:numPr>
              <w:ind w:left="425" w:leftChars="0" w:hanging="425" w:firstLineChars="0"/>
              <w:rPr>
                <w:rFonts w:hint="eastAsia"/>
                <w:color w:val="auto"/>
                <w:sz w:val="18"/>
                <w:lang w:eastAsia="zh-CN"/>
              </w:rPr>
            </w:pPr>
            <w:r>
              <w:rPr>
                <w:rFonts w:hint="eastAsia"/>
                <w:color w:val="auto"/>
                <w:sz w:val="18"/>
                <w:lang w:eastAsia="zh-CN"/>
              </w:rPr>
              <w:t>点击「更多日期」按钮，弹出日期弹窗，日期为单选，点击即选中，此时时间</w:t>
            </w:r>
            <w:r>
              <w:rPr>
                <w:rFonts w:hint="eastAsia"/>
                <w:color w:val="auto"/>
                <w:sz w:val="18"/>
                <w:lang w:val="en-US" w:eastAsia="zh-CN"/>
              </w:rPr>
              <w:t>TAB上的「具体日期」菜单替换为「选中日期」，当此时用户切换至『已录用』页面时，该菜单依然保持雇主最后一次选中的日期页面；</w:t>
            </w:r>
          </w:p>
          <w:p>
            <w:pPr>
              <w:pStyle w:val="22"/>
              <w:numPr>
                <w:ilvl w:val="0"/>
                <w:numId w:val="10"/>
              </w:numPr>
              <w:ind w:left="425" w:leftChars="0" w:hanging="425" w:firstLineChars="0"/>
              <w:rPr>
                <w:rFonts w:hint="eastAsia"/>
                <w:color w:val="auto"/>
                <w:sz w:val="18"/>
                <w:highlight w:val="yellow"/>
                <w:lang w:eastAsia="zh-CN"/>
              </w:rPr>
            </w:pPr>
            <w:r>
              <w:rPr>
                <w:rFonts w:hint="eastAsia"/>
                <w:color w:val="auto"/>
                <w:sz w:val="18"/>
                <w:highlight w:val="yellow"/>
                <w:lang w:val="en-US" w:eastAsia="zh-CN"/>
              </w:rPr>
              <w:t>点击「调整日期」弹出日历弹窗，雇主只能为兼客调整今天以后的日期（包含今天），今天之前的日期都为灰色；</w:t>
            </w:r>
          </w:p>
          <w:p>
            <w:pPr>
              <w:pStyle w:val="22"/>
              <w:ind w:firstLine="0" w:firstLineChars="0"/>
              <w:jc w:val="center"/>
              <w:rPr>
                <w:rFonts w:hint="eastAsia"/>
                <w:color w:val="auto"/>
                <w:sz w:val="18"/>
                <w:lang w:eastAsia="zh-CN"/>
              </w:rPr>
            </w:pPr>
            <w:r>
              <w:rPr>
                <w:rFonts w:hint="eastAsia"/>
                <w:color w:val="auto"/>
                <w:sz w:val="18"/>
                <w:lang w:eastAsia="zh-CN"/>
              </w:rPr>
              <w:drawing>
                <wp:inline distT="0" distB="0" distL="114300" distR="114300">
                  <wp:extent cx="1895475" cy="3371215"/>
                  <wp:effectExtent l="0" t="0" r="9525" b="635"/>
                  <wp:docPr id="19" name="图片 19" descr="精确岗位-考勤管理-具体日期-弹窗@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精确岗位-考勤管理-具体日期-弹窗@2x"/>
                          <pic:cNvPicPr>
                            <a:picLocks noChangeAspect="1"/>
                          </pic:cNvPicPr>
                        </pic:nvPicPr>
                        <pic:blipFill>
                          <a:blip r:embed="rId18"/>
                          <a:stretch>
                            <a:fillRect/>
                          </a:stretch>
                        </pic:blipFill>
                        <pic:spPr>
                          <a:xfrm>
                            <a:off x="0" y="0"/>
                            <a:ext cx="1895475" cy="33712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p>
        </w:tc>
      </w:tr>
    </w:tbl>
    <w:p>
      <w:pPr>
        <w:pStyle w:val="3"/>
        <w:tabs>
          <w:tab w:val="clear" w:pos="0"/>
        </w:tabs>
        <w:rPr>
          <w:rFonts w:ascii="华文黑体" w:hAnsi="华文黑体" w:eastAsia="华文黑体" w:cs="华文黑体"/>
          <w:color w:val="auto"/>
          <w:sz w:val="21"/>
          <w:szCs w:val="21"/>
        </w:rPr>
      </w:pPr>
      <w:bookmarkStart w:id="35" w:name="_Toc26654"/>
      <w:r>
        <w:rPr>
          <w:rFonts w:hint="eastAsia" w:ascii="华文黑体" w:hAnsi="华文黑体" w:eastAsia="华文黑体" w:cs="华文黑体"/>
          <w:color w:val="auto"/>
          <w:sz w:val="21"/>
          <w:szCs w:val="21"/>
          <w:lang w:eastAsia="zh-CN"/>
        </w:rPr>
        <w:t>发放工资（高）</w:t>
      </w:r>
      <w:bookmarkEnd w:id="35"/>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jc w:val="center"/>
              <w:rPr>
                <w:rFonts w:hint="eastAsia"/>
                <w:color w:val="auto"/>
                <w:sz w:val="18"/>
                <w:highlight w:val="none"/>
                <w:lang w:val="en-US" w:eastAsia="zh-CN"/>
              </w:rPr>
            </w:pPr>
            <w:r>
              <w:rPr>
                <w:rFonts w:hint="eastAsia"/>
                <w:color w:val="auto"/>
                <w:sz w:val="18"/>
                <w:highlight w:val="none"/>
                <w:lang w:val="en-US" w:eastAsia="zh-CN"/>
              </w:rPr>
              <w:drawing>
                <wp:inline distT="0" distB="0" distL="114300" distR="114300">
                  <wp:extent cx="2249170" cy="5051425"/>
                  <wp:effectExtent l="0" t="0" r="17780" b="15875"/>
                  <wp:docPr id="18" name="图片 18" descr="发工资-已录用@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发工资-已录用@2x"/>
                          <pic:cNvPicPr>
                            <a:picLocks noChangeAspect="1"/>
                          </pic:cNvPicPr>
                        </pic:nvPicPr>
                        <pic:blipFill>
                          <a:blip r:embed="rId19"/>
                          <a:stretch>
                            <a:fillRect/>
                          </a:stretch>
                        </pic:blipFill>
                        <pic:spPr>
                          <a:xfrm>
                            <a:off x="0" y="0"/>
                            <a:ext cx="2249170" cy="5051425"/>
                          </a:xfrm>
                          <a:prstGeom prst="rect">
                            <a:avLst/>
                          </a:prstGeom>
                        </pic:spPr>
                      </pic:pic>
                    </a:graphicData>
                  </a:graphic>
                </wp:inline>
              </w:drawing>
            </w:r>
          </w:p>
          <w:p>
            <w:pPr>
              <w:numPr>
                <w:ilvl w:val="0"/>
                <w:numId w:val="11"/>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『发放工资』页面的调整也是时间TAB，该交互参见（10、考勤管理）；</w:t>
            </w:r>
          </w:p>
          <w:p>
            <w:pPr>
              <w:numPr>
                <w:ilvl w:val="0"/>
                <w:numId w:val="11"/>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薪资小窗口热区样式调整，显示</w:t>
            </w:r>
            <w:r>
              <w:rPr>
                <w:rFonts w:hint="eastAsia"/>
                <w:color w:val="auto"/>
                <w:sz w:val="18"/>
                <w:highlight w:val="yellow"/>
                <w:lang w:val="en-US" w:eastAsia="zh-CN"/>
              </w:rPr>
              <w:t>已支付天数与待支付天数</w:t>
            </w:r>
            <w:r>
              <w:rPr>
                <w:rFonts w:hint="eastAsia"/>
                <w:color w:val="auto"/>
                <w:sz w:val="18"/>
                <w:highlight w:val="none"/>
                <w:lang w:val="en-US" w:eastAsia="zh-CN"/>
              </w:rPr>
              <w:t>，点击「选择支付日期」弹出薪资弹窗；</w:t>
            </w:r>
          </w:p>
          <w:p>
            <w:pPr>
              <w:numPr>
                <w:ilvl w:val="0"/>
                <w:numId w:val="11"/>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未到岗人员根据实际情况显示待支付天数，如果全部日期都为未到岗，则待支付天数为0.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eastAsia="宋体"/>
                <w:color w:val="FF0000"/>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p>
        </w:tc>
      </w:tr>
    </w:tbl>
    <w:p>
      <w:pPr>
        <w:pStyle w:val="3"/>
        <w:tabs>
          <w:tab w:val="clear" w:pos="0"/>
        </w:tabs>
        <w:rPr>
          <w:rFonts w:ascii="华文黑体" w:hAnsi="华文黑体" w:eastAsia="华文黑体" w:cs="华文黑体"/>
          <w:color w:val="auto"/>
          <w:sz w:val="21"/>
          <w:szCs w:val="21"/>
        </w:rPr>
      </w:pPr>
      <w:bookmarkStart w:id="36" w:name="_Toc3285"/>
      <w:r>
        <w:rPr>
          <w:rFonts w:hint="eastAsia" w:ascii="华文黑体" w:hAnsi="华文黑体" w:eastAsia="华文黑体" w:cs="华文黑体"/>
          <w:color w:val="auto"/>
          <w:sz w:val="21"/>
          <w:szCs w:val="21"/>
          <w:lang w:eastAsia="zh-CN"/>
        </w:rPr>
        <w:t>刷新岗位与发布次数（低）</w:t>
      </w:r>
      <w:bookmarkEnd w:id="36"/>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12"/>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兼客合伙人的岗位刷新次数由2次提高至3次；</w:t>
            </w:r>
          </w:p>
          <w:p>
            <w:pPr>
              <w:numPr>
                <w:ilvl w:val="0"/>
                <w:numId w:val="12"/>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兼客合伙人无论是否实名认证，每天可发布7个岗位；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eastAsia="宋体"/>
                <w:color w:val="FF0000"/>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p>
        </w:tc>
      </w:tr>
    </w:tbl>
    <w:p>
      <w:pPr>
        <w:pStyle w:val="2"/>
        <w:tabs>
          <w:tab w:val="clear" w:pos="0"/>
        </w:tabs>
        <w:rPr>
          <w:rFonts w:hint="eastAsia"/>
          <w:lang w:eastAsia="zh-CN"/>
        </w:rPr>
      </w:pPr>
      <w:bookmarkStart w:id="37" w:name="_Toc2013"/>
      <w:r>
        <w:rPr>
          <w:rFonts w:hint="eastAsia"/>
          <w:lang w:eastAsia="zh-CN"/>
        </w:rPr>
        <w:t>兼客端</w:t>
      </w:r>
      <w:bookmarkEnd w:id="37"/>
    </w:p>
    <w:p>
      <w:pPr>
        <w:pStyle w:val="3"/>
        <w:tabs>
          <w:tab w:val="clear" w:pos="0"/>
        </w:tabs>
        <w:rPr>
          <w:rFonts w:ascii="华文黑体" w:hAnsi="华文黑体" w:eastAsia="华文黑体" w:cs="华文黑体"/>
          <w:color w:val="auto"/>
          <w:sz w:val="21"/>
          <w:szCs w:val="21"/>
        </w:rPr>
      </w:pPr>
      <w:bookmarkStart w:id="38" w:name="_Toc18929"/>
      <w:r>
        <w:rPr>
          <w:rFonts w:hint="eastAsia" w:ascii="华文黑体" w:hAnsi="华文黑体" w:eastAsia="华文黑体" w:cs="华文黑体"/>
          <w:color w:val="auto"/>
          <w:sz w:val="21"/>
          <w:szCs w:val="21"/>
          <w:lang w:eastAsia="zh-CN"/>
        </w:rPr>
        <w:t>兼客首页（中）</w:t>
      </w:r>
      <w:bookmarkEnd w:id="38"/>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13"/>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岗位排序规则调整：由上到下依次展示置顶的岗位、</w:t>
            </w:r>
            <w:r>
              <w:rPr>
                <w:rFonts w:hint="eastAsia"/>
                <w:color w:val="auto"/>
                <w:sz w:val="18"/>
                <w:highlight w:val="yellow"/>
                <w:lang w:val="en-US" w:eastAsia="zh-CN"/>
              </w:rPr>
              <w:t>7个兼客合伙人发布的岗位</w:t>
            </w:r>
            <w:r>
              <w:rPr>
                <w:rFonts w:hint="eastAsia"/>
                <w:color w:val="auto"/>
                <w:sz w:val="18"/>
                <w:highlight w:val="none"/>
                <w:lang w:val="en-US" w:eastAsia="zh-CN"/>
              </w:rPr>
              <w:t>、普通雇主发布的岗位；</w:t>
            </w:r>
          </w:p>
          <w:p>
            <w:pPr>
              <w:numPr>
                <w:ilvl w:val="0"/>
                <w:numId w:val="13"/>
              </w:numPr>
              <w:ind w:left="425" w:leftChars="0" w:hanging="425" w:firstLineChars="0"/>
              <w:rPr>
                <w:rFonts w:hint="eastAsia"/>
                <w:color w:val="auto"/>
                <w:sz w:val="18"/>
                <w:highlight w:val="none"/>
                <w:lang w:val="en-US" w:eastAsia="zh-CN"/>
              </w:rPr>
            </w:pPr>
            <w:r>
              <w:rPr>
                <w:rFonts w:hint="eastAsia"/>
                <w:color w:val="auto"/>
                <w:sz w:val="18"/>
                <w:highlight w:val="none"/>
                <w:lang w:val="en-US" w:eastAsia="zh-CN"/>
              </w:rPr>
              <w:t>其中兼客合伙人发布的岗位再按照发布时间降序排列，当有新的兼客合伙人发布的岗位时，累计超过7个，则将最早发布的岗位移除，参与普通雇主发布的岗位排序（发布时间维度）；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eastAsia="宋体"/>
                <w:color w:val="FF0000"/>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p>
        </w:tc>
      </w:tr>
    </w:tbl>
    <w:p>
      <w:pPr>
        <w:pStyle w:val="3"/>
        <w:tabs>
          <w:tab w:val="clear" w:pos="0"/>
        </w:tabs>
        <w:rPr>
          <w:rFonts w:ascii="华文黑体" w:hAnsi="华文黑体" w:eastAsia="华文黑体" w:cs="华文黑体"/>
          <w:color w:val="auto"/>
          <w:sz w:val="21"/>
          <w:szCs w:val="21"/>
        </w:rPr>
      </w:pPr>
      <w:bookmarkStart w:id="39" w:name="_Toc24096"/>
      <w:r>
        <w:rPr>
          <w:rFonts w:hint="eastAsia" w:ascii="华文黑体" w:hAnsi="华文黑体" w:eastAsia="华文黑体" w:cs="华文黑体"/>
          <w:color w:val="auto"/>
          <w:sz w:val="21"/>
          <w:szCs w:val="21"/>
          <w:lang w:eastAsia="zh-CN"/>
        </w:rPr>
        <w:t>岗位详情（低）</w:t>
      </w:r>
      <w:bookmarkEnd w:id="39"/>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新增猜你喜欢模块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eastAsia="宋体"/>
                <w:color w:val="auto"/>
                <w:sz w:val="18"/>
                <w:lang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jc w:val="center"/>
              <w:rPr>
                <w:rFonts w:hint="eastAsia" w:eastAsia="宋体"/>
                <w:color w:val="auto"/>
                <w:sz w:val="18"/>
                <w:highlight w:val="none"/>
                <w:lang w:eastAsia="zh-CN"/>
              </w:rPr>
            </w:pPr>
            <w:r>
              <w:rPr>
                <w:rFonts w:hint="eastAsia" w:eastAsia="宋体"/>
                <w:color w:val="auto"/>
                <w:sz w:val="18"/>
                <w:highlight w:val="none"/>
                <w:lang w:eastAsia="zh-CN"/>
              </w:rPr>
              <w:drawing>
                <wp:inline distT="0" distB="0" distL="114300" distR="114300">
                  <wp:extent cx="1807210" cy="8843010"/>
                  <wp:effectExtent l="0" t="0" r="2540" b="15240"/>
                  <wp:docPr id="13" name="图片 13" descr="岗位详情-兼客视角@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岗位详情-兼客视角@2x"/>
                          <pic:cNvPicPr>
                            <a:picLocks noChangeAspect="1"/>
                          </pic:cNvPicPr>
                        </pic:nvPicPr>
                        <pic:blipFill>
                          <a:blip r:embed="rId20"/>
                          <a:stretch>
                            <a:fillRect/>
                          </a:stretch>
                        </pic:blipFill>
                        <pic:spPr>
                          <a:xfrm>
                            <a:off x="0" y="0"/>
                            <a:ext cx="1807210" cy="8843010"/>
                          </a:xfrm>
                          <a:prstGeom prst="rect">
                            <a:avLst/>
                          </a:prstGeom>
                        </pic:spPr>
                      </pic:pic>
                    </a:graphicData>
                  </a:graphic>
                </wp:inline>
              </w:drawing>
            </w:r>
          </w:p>
          <w:p>
            <w:pPr>
              <w:numPr>
                <w:ilvl w:val="0"/>
                <w:numId w:val="0"/>
              </w:numPr>
              <w:ind w:leftChars="0"/>
              <w:jc w:val="center"/>
              <w:rPr>
                <w:rFonts w:hint="eastAsia" w:eastAsia="宋体"/>
                <w:color w:val="auto"/>
                <w:sz w:val="18"/>
                <w:highlight w:val="none"/>
                <w:lang w:eastAsia="zh-CN"/>
              </w:rPr>
            </w:pPr>
            <w:r>
              <w:rPr>
                <w:rFonts w:hint="eastAsia" w:eastAsia="宋体"/>
                <w:color w:val="auto"/>
                <w:sz w:val="18"/>
                <w:highlight w:val="none"/>
                <w:lang w:eastAsia="zh-CN"/>
              </w:rPr>
              <w:drawing>
                <wp:inline distT="0" distB="0" distL="114300" distR="114300">
                  <wp:extent cx="2023745" cy="3599815"/>
                  <wp:effectExtent l="0" t="0" r="14605" b="635"/>
                  <wp:docPr id="15" name="图片 15" descr="雇主答疑@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雇主答疑@2x"/>
                          <pic:cNvPicPr>
                            <a:picLocks noChangeAspect="1"/>
                          </pic:cNvPicPr>
                        </pic:nvPicPr>
                        <pic:blipFill>
                          <a:blip r:embed="rId21"/>
                          <a:stretch>
                            <a:fillRect/>
                          </a:stretch>
                        </pic:blipFill>
                        <pic:spPr>
                          <a:xfrm>
                            <a:off x="0" y="0"/>
                            <a:ext cx="2023745" cy="3599815"/>
                          </a:xfrm>
                          <a:prstGeom prst="rect">
                            <a:avLst/>
                          </a:prstGeom>
                        </pic:spPr>
                      </pic:pic>
                    </a:graphicData>
                  </a:graphic>
                </wp:inline>
              </w:drawing>
            </w:r>
          </w:p>
          <w:p>
            <w:pPr>
              <w:numPr>
                <w:ilvl w:val="0"/>
                <w:numId w:val="14"/>
              </w:numPr>
              <w:ind w:left="425" w:leftChars="0" w:hanging="425" w:firstLineChars="0"/>
              <w:rPr>
                <w:rFonts w:hint="eastAsia" w:eastAsia="宋体"/>
                <w:color w:val="auto"/>
                <w:sz w:val="18"/>
                <w:highlight w:val="none"/>
                <w:lang w:eastAsia="zh-CN"/>
              </w:rPr>
            </w:pPr>
            <w:r>
              <w:rPr>
                <w:rFonts w:hint="eastAsia"/>
                <w:color w:val="auto"/>
                <w:sz w:val="18"/>
                <w:highlight w:val="none"/>
                <w:lang w:eastAsia="zh-CN"/>
              </w:rPr>
              <w:t>雇主答疑模块最多只直接展示三条（兼客提问与雇主的回复算一条），其他内容隐藏起来，底部显示「查看全部（</w:t>
            </w:r>
            <w:r>
              <w:rPr>
                <w:rFonts w:hint="eastAsia"/>
                <w:color w:val="auto"/>
                <w:sz w:val="18"/>
                <w:highlight w:val="none"/>
                <w:lang w:val="en-US" w:eastAsia="zh-CN"/>
              </w:rPr>
              <w:t>X条记录</w:t>
            </w:r>
            <w:r>
              <w:rPr>
                <w:rFonts w:hint="eastAsia"/>
                <w:color w:val="auto"/>
                <w:sz w:val="18"/>
                <w:highlight w:val="none"/>
                <w:lang w:eastAsia="zh-CN"/>
              </w:rPr>
              <w:t>）」按钮，点击该按钮跳转至『雇主答疑』页面，该页面展示问题详情和答复以及「提问题」按钮；</w:t>
            </w:r>
          </w:p>
          <w:p>
            <w:pPr>
              <w:numPr>
                <w:ilvl w:val="0"/>
                <w:numId w:val="14"/>
              </w:numPr>
              <w:ind w:left="425" w:leftChars="0" w:hanging="425" w:firstLineChars="0"/>
              <w:rPr>
                <w:rFonts w:hint="eastAsia" w:eastAsia="宋体"/>
                <w:color w:val="auto"/>
                <w:sz w:val="18"/>
                <w:highlight w:val="none"/>
                <w:lang w:eastAsia="zh-CN"/>
              </w:rPr>
            </w:pPr>
            <w:r>
              <w:rPr>
                <w:rFonts w:hint="eastAsia"/>
                <w:color w:val="auto"/>
                <w:sz w:val="18"/>
                <w:highlight w:val="yellow"/>
                <w:lang w:eastAsia="zh-CN"/>
              </w:rPr>
              <w:t>底部新增猜你喜欢模块</w:t>
            </w:r>
            <w:r>
              <w:rPr>
                <w:rFonts w:hint="eastAsia"/>
                <w:color w:val="auto"/>
                <w:sz w:val="18"/>
                <w:highlight w:val="none"/>
                <w:lang w:eastAsia="zh-CN"/>
              </w:rPr>
              <w:t>，每次只展示三个岗位条目，</w:t>
            </w:r>
            <w:r>
              <w:rPr>
                <w:rFonts w:hint="eastAsia"/>
                <w:color w:val="auto"/>
                <w:sz w:val="18"/>
                <w:highlight w:val="yellow"/>
                <w:lang w:eastAsia="zh-CN"/>
              </w:rPr>
              <w:t>优先展示兼客合伙人发布的岗位条目</w:t>
            </w:r>
            <w:r>
              <w:rPr>
                <w:rFonts w:hint="eastAsia"/>
                <w:color w:val="auto"/>
                <w:sz w:val="18"/>
                <w:highlight w:val="none"/>
                <w:lang w:eastAsia="zh-CN"/>
              </w:rPr>
              <w:t>，如果该城市兼客合伙人发布的岗位为</w:t>
            </w:r>
            <w:r>
              <w:rPr>
                <w:rFonts w:hint="eastAsia"/>
                <w:color w:val="auto"/>
                <w:sz w:val="18"/>
                <w:highlight w:val="none"/>
                <w:lang w:val="en-US" w:eastAsia="zh-CN"/>
              </w:rPr>
              <w:t>0，则推荐普通岗位，推荐规则按照随机推荐，系统需做排重处理，当用户进入A岗位详情时，该岗位详情中的猜你喜欢不可再推荐A岗位。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eastAsia="宋体"/>
                <w:color w:val="FF0000"/>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r>
              <w:rPr>
                <w:rFonts w:hint="eastAsia"/>
                <w:sz w:val="18"/>
                <w:lang w:val="en-US" w:eastAsia="zh-CN"/>
              </w:rPr>
              <w:t>注意：猜你喜欢模块是兼客合伙人有开通的城市才会有这个模块。</w:t>
            </w:r>
          </w:p>
        </w:tc>
      </w:tr>
    </w:tbl>
    <w:p>
      <w:pPr>
        <w:pStyle w:val="3"/>
        <w:tabs>
          <w:tab w:val="clear" w:pos="0"/>
        </w:tabs>
        <w:rPr>
          <w:rFonts w:ascii="华文黑体" w:hAnsi="华文黑体" w:eastAsia="华文黑体" w:cs="华文黑体"/>
          <w:color w:val="auto"/>
          <w:sz w:val="21"/>
          <w:szCs w:val="21"/>
        </w:rPr>
      </w:pPr>
      <w:bookmarkStart w:id="40" w:name="_Toc30337"/>
      <w:r>
        <w:rPr>
          <w:rFonts w:hint="eastAsia" w:ascii="华文黑体" w:hAnsi="华文黑体" w:eastAsia="华文黑体" w:cs="华文黑体"/>
          <w:color w:val="auto"/>
          <w:sz w:val="21"/>
          <w:szCs w:val="21"/>
          <w:lang w:eastAsia="zh-CN"/>
        </w:rPr>
        <w:t>兼职日历弹窗（高）</w:t>
      </w:r>
      <w:bookmarkEnd w:id="40"/>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用户场景</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兼客报名岗位，选择兼职日期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功能描述</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jc w:val="both"/>
              <w:rPr>
                <w:rFonts w:hint="eastAsia" w:eastAsia="宋体"/>
                <w:sz w:val="18"/>
                <w:lang w:val="en-US" w:eastAsia="zh-CN"/>
              </w:rPr>
            </w:pPr>
            <w:r>
              <w:rPr>
                <w:rFonts w:hint="eastAsia"/>
                <w:sz w:val="18"/>
                <w:lang w:val="en-US" w:eastAsia="zh-CN"/>
              </w:rPr>
              <w:t>优先等级</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color w:val="auto"/>
                <w:sz w:val="18"/>
                <w:lang w:eastAsia="zh-CN"/>
              </w:rPr>
            </w:pPr>
            <w:r>
              <w:rPr>
                <w:rFonts w:hint="eastAsia"/>
                <w:color w:val="auto"/>
                <w:sz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输入/前置条件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color w:val="auto"/>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需求描述</w:t>
            </w:r>
          </w:p>
        </w:tc>
        <w:tc>
          <w:tcPr>
            <w:tcW w:w="6770" w:type="dxa"/>
            <w:tcBorders>
              <w:top w:val="single" w:color="auto" w:sz="4" w:space="0"/>
              <w:left w:val="single" w:color="auto" w:sz="4" w:space="0"/>
              <w:bottom w:val="single" w:color="auto" w:sz="4" w:space="0"/>
              <w:right w:val="single" w:color="auto" w:sz="4" w:space="0"/>
            </w:tcBorders>
            <w:vAlign w:val="center"/>
          </w:tcPr>
          <w:p>
            <w:pPr>
              <w:numPr>
                <w:ilvl w:val="0"/>
                <w:numId w:val="0"/>
              </w:numPr>
              <w:ind w:leftChars="0"/>
              <w:jc w:val="center"/>
              <w:rPr>
                <w:rFonts w:hint="eastAsia"/>
                <w:color w:val="auto"/>
                <w:sz w:val="18"/>
                <w:highlight w:val="none"/>
                <w:lang w:val="en-US" w:eastAsia="zh-CN"/>
              </w:rPr>
            </w:pPr>
            <w:r>
              <w:rPr>
                <w:rFonts w:hint="eastAsia"/>
                <w:color w:val="auto"/>
                <w:sz w:val="18"/>
                <w:highlight w:val="none"/>
                <w:lang w:val="en-US" w:eastAsia="zh-CN"/>
              </w:rPr>
              <w:drawing>
                <wp:inline distT="0" distB="0" distL="114300" distR="114300">
                  <wp:extent cx="1961515" cy="3487420"/>
                  <wp:effectExtent l="0" t="0" r="635" b="17780"/>
                  <wp:docPr id="14" name="图片 14" descr="岗位报名日历弹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岗位报名日历弹窗"/>
                          <pic:cNvPicPr>
                            <a:picLocks noChangeAspect="1"/>
                          </pic:cNvPicPr>
                        </pic:nvPicPr>
                        <pic:blipFill>
                          <a:blip r:embed="rId22"/>
                          <a:stretch>
                            <a:fillRect/>
                          </a:stretch>
                        </pic:blipFill>
                        <pic:spPr>
                          <a:xfrm>
                            <a:off x="0" y="0"/>
                            <a:ext cx="1961515" cy="3487420"/>
                          </a:xfrm>
                          <a:prstGeom prst="rect">
                            <a:avLst/>
                          </a:prstGeom>
                        </pic:spPr>
                      </pic:pic>
                    </a:graphicData>
                  </a:graphic>
                </wp:inline>
              </w:drawing>
            </w:r>
          </w:p>
          <w:p>
            <w:pPr>
              <w:numPr>
                <w:ilvl w:val="0"/>
                <w:numId w:val="0"/>
              </w:numPr>
              <w:ind w:leftChars="0"/>
              <w:rPr>
                <w:rFonts w:hint="eastAsia"/>
                <w:color w:val="auto"/>
                <w:sz w:val="18"/>
                <w:highlight w:val="none"/>
                <w:lang w:val="en-US" w:eastAsia="zh-CN"/>
              </w:rPr>
            </w:pPr>
            <w:r>
              <w:rPr>
                <w:rFonts w:hint="eastAsia"/>
                <w:color w:val="auto"/>
                <w:sz w:val="18"/>
                <w:highlight w:val="none"/>
                <w:lang w:val="en-US" w:eastAsia="zh-CN"/>
              </w:rPr>
              <w:t>不再区分松散岗位或精确岗位，所有的岗位在兼客点击报名时都会弹出「兼职日历」弹窗让用户选择。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hint="eastAsia"/>
                <w:sz w:val="18"/>
              </w:rPr>
            </w:pPr>
            <w:r>
              <w:rPr>
                <w:rFonts w:ascii="Arial" w:hAnsi="Arial" w:cs="Arial"/>
                <w:sz w:val="18"/>
              </w:rPr>
              <w:t>输出/后置条件</w:t>
            </w:r>
          </w:p>
        </w:tc>
        <w:tc>
          <w:tcPr>
            <w:tcW w:w="6770" w:type="dxa"/>
            <w:tcBorders>
              <w:top w:val="single" w:color="auto" w:sz="4" w:space="0"/>
              <w:left w:val="single" w:color="auto" w:sz="4" w:space="0"/>
              <w:bottom w:val="single" w:color="auto" w:sz="4" w:space="0"/>
              <w:right w:val="single" w:color="auto" w:sz="4" w:space="0"/>
            </w:tcBorders>
            <w:vAlign w:val="center"/>
          </w:tcPr>
          <w:p>
            <w:pPr>
              <w:pStyle w:val="22"/>
              <w:ind w:firstLine="0" w:firstLineChars="0"/>
              <w:rPr>
                <w:rFonts w:hint="eastAsia" w:eastAsia="宋体"/>
                <w:color w:val="FF0000"/>
                <w:sz w:val="18"/>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Borders>
              <w:top w:val="single" w:color="auto" w:sz="4" w:space="0"/>
              <w:left w:val="single" w:color="auto" w:sz="4" w:space="0"/>
              <w:bottom w:val="single" w:color="auto" w:sz="4" w:space="0"/>
              <w:right w:val="single" w:color="auto" w:sz="4" w:space="0"/>
            </w:tcBorders>
            <w:shd w:val="clear" w:color="auto" w:fill="D9D9D9"/>
            <w:vAlign w:val="center"/>
          </w:tcPr>
          <w:p>
            <w:pPr>
              <w:rPr>
                <w:sz w:val="18"/>
              </w:rPr>
            </w:pPr>
            <w:r>
              <w:rPr>
                <w:rFonts w:hint="eastAsia"/>
                <w:sz w:val="18"/>
              </w:rPr>
              <w:t>补充说明</w:t>
            </w:r>
          </w:p>
        </w:tc>
        <w:tc>
          <w:tcPr>
            <w:tcW w:w="6770" w:type="dxa"/>
            <w:tcBorders>
              <w:top w:val="single" w:color="auto" w:sz="4" w:space="0"/>
              <w:left w:val="single" w:color="auto" w:sz="4" w:space="0"/>
              <w:bottom w:val="single" w:color="auto" w:sz="4" w:space="0"/>
              <w:right w:val="single" w:color="auto" w:sz="4" w:space="0"/>
            </w:tcBorders>
            <w:vAlign w:val="center"/>
          </w:tcPr>
          <w:p>
            <w:pPr>
              <w:rPr>
                <w:rFonts w:hint="eastAsia" w:eastAsia="宋体"/>
                <w:sz w:val="18"/>
                <w:lang w:val="en-US" w:eastAsia="zh-CN"/>
              </w:rPr>
            </w:pPr>
            <w:r>
              <w:rPr>
                <w:rFonts w:hint="eastAsia"/>
                <w:sz w:val="18"/>
                <w:lang w:val="en-US" w:eastAsia="zh-CN"/>
              </w:rPr>
              <w:t>该弹窗的交互已在之前的精确岗位中实现，这里不再描述</w:t>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兼客合伙人佣金结算：佣金收取对象仅限于通过平台自主报名或人员推广渠道进来的兼客收取一定的佣金，如果是雇主自主添加的人员则不在佣金收取范围中，佣金收取方式是按照人次单位来收，人员排班功能调整如下：对于人员排班中的兼客列表，如果当天人次已满，雇主无法将这些兼客调整到当天。所以，无论雇主如何调整平台自主报名或人员推广进来的兼客的上岗日期，我们都会对这部分人收取佣金。</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swiss"/>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modern"/>
    <w:pitch w:val="default"/>
    <w:sig w:usb0="A00002EF" w:usb1="4000004B" w:usb2="00000000" w:usb3="00000000" w:csb0="200000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A00002EF" w:usb1="4000004B" w:usb2="00000000" w:usb3="00000000" w:csb0="200000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A00002EF" w:usb1="4000004B" w:usb2="00000000" w:usb3="00000000" w:csb0="200000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modern"/>
    <w:pitch w:val="default"/>
    <w:sig w:usb0="E0002AFF" w:usb1="C0007843" w:usb2="00000009" w:usb3="00000000" w:csb0="400001FF" w:csb1="FFFF0000"/>
  </w:font>
  <w:font w:name="Times">
    <w:altName w:val="Times New Roman"/>
    <w:panose1 w:val="02020603050405020304"/>
    <w:charset w:val="00"/>
    <w:family w:val="decorative"/>
    <w:pitch w:val="default"/>
    <w:sig w:usb0="00000000" w:usb1="00000000" w:usb2="00000009" w:usb3="00000000" w:csb0="000001FF" w:csb1="00000000"/>
  </w:font>
  <w:font w:name="黑体">
    <w:panose1 w:val="02010609060101010101"/>
    <w:charset w:val="86"/>
    <w:family w:val="roman"/>
    <w:pitch w:val="default"/>
    <w:sig w:usb0="800002BF" w:usb1="38CF7CFA" w:usb2="00000016" w:usb3="00000000" w:csb0="00040001" w:csb1="00000000"/>
  </w:font>
  <w:font w:name="方正仿宋简体">
    <w:altName w:val="宋体"/>
    <w:panose1 w:val="00000000000000000000"/>
    <w:charset w:val="86"/>
    <w:family w:val="auto"/>
    <w:pitch w:val="default"/>
    <w:sig w:usb0="00000000" w:usb1="00000000" w:usb2="00000010" w:usb3="00000000" w:csb0="00040000" w:csb1="00000000"/>
  </w:font>
  <w:font w:name="华文黑体">
    <w:altName w:val="黑体"/>
    <w:panose1 w:val="00000000000000000000"/>
    <w:charset w:val="86"/>
    <w:family w:val="auto"/>
    <w:pitch w:val="default"/>
    <w:sig w:usb0="00000000" w:usb1="00000000" w:usb2="00020017" w:usb3="00000000" w:csb0="0016009F" w:csb1="00000000"/>
  </w:font>
  <w:font w:name="Arial">
    <w:panose1 w:val="020B0604020202020204"/>
    <w:charset w:val="00"/>
    <w:family w:val="swiss"/>
    <w:pitch w:val="default"/>
    <w:sig w:usb0="E0002A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decorative"/>
    <w:pitch w:val="default"/>
    <w:sig w:usb0="E0002AFF" w:usb1="C0007843" w:usb2="00000009" w:usb3="00000000" w:csb0="400001FF" w:csb1="FFFF0000"/>
  </w:font>
  <w:font w:name="Times">
    <w:altName w:val="Times New Roman"/>
    <w:panose1 w:val="02020603050405020304"/>
    <w:charset w:val="00"/>
    <w:family w:val="modern"/>
    <w:pitch w:val="default"/>
    <w:sig w:usb0="00000000" w:usb1="00000000" w:usb2="00000009" w:usb3="00000000" w:csb0="000001FF" w:csb1="00000000"/>
  </w:font>
  <w:font w:name="黑体">
    <w:panose1 w:val="02010609060101010101"/>
    <w:charset w:val="86"/>
    <w:family w:val="swiss"/>
    <w:pitch w:val="default"/>
    <w:sig w:usb0="800002BF" w:usb1="38CF7CFA" w:usb2="00000016" w:usb3="00000000" w:csb0="00040001" w:csb1="00000000"/>
  </w:font>
  <w:font w:name="Arial">
    <w:panose1 w:val="020B0604020202020204"/>
    <w:charset w:val="00"/>
    <w:family w:val="roman"/>
    <w:pitch w:val="default"/>
    <w:sig w:usb0="E0002AFF" w:usb1="C0007843" w:usb2="00000009" w:usb3="00000000" w:csb0="400001FF" w:csb1="FFFF0000"/>
  </w:font>
  <w:font w:name="Times">
    <w:altName w:val="Times New Roman"/>
    <w:panose1 w:val="02020603050405020304"/>
    <w:charset w:val="00"/>
    <w:family w:val="swiss"/>
    <w:pitch w:val="default"/>
    <w:sig w:usb0="00000000" w:usb1="00000000" w:usb2="00000009" w:usb3="00000000" w:csb0="000001FF" w:csb1="00000000"/>
  </w:font>
  <w:font w:name="黑体">
    <w:panose1 w:val="02010609060101010101"/>
    <w:charset w:val="86"/>
    <w:family w:val="decorative"/>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Helvetica">
    <w:altName w:val="Arial"/>
    <w:panose1 w:val="020B0604020202020204"/>
    <w:charset w:val="00"/>
    <w:family w:val="decorative"/>
    <w:pitch w:val="default"/>
    <w:sig w:usb0="00000000" w:usb1="00000000" w:usb2="00000009" w:usb3="00000000" w:csb0="000001FF" w:csb1="00000000"/>
  </w:font>
  <w:font w:name="Helvetica">
    <w:altName w:val="Arial"/>
    <w:panose1 w:val="020B0604020202020204"/>
    <w:charset w:val="00"/>
    <w:family w:val="roman"/>
    <w:pitch w:val="default"/>
    <w:sig w:usb0="00000000" w:usb1="00000000" w:usb2="00000009" w:usb3="00000000" w:csb0="000001FF" w:csb1="00000000"/>
  </w:font>
  <w:font w:name="Helvetica">
    <w:altName w:val="Arial"/>
    <w:panose1 w:val="020B0604020202020204"/>
    <w:charset w:val="00"/>
    <w:family w:val="modern"/>
    <w:pitch w:val="default"/>
    <w:sig w:usb0="00000000" w:usb1="00000000" w:usb2="00000009" w:usb3="00000000" w:csb0="000001FF" w:csb1="00000000"/>
  </w:font>
  <w:font w:name="Georgia">
    <w:panose1 w:val="02040502050405020303"/>
    <w:charset w:val="00"/>
    <w:family w:val="auto"/>
    <w:pitch w:val="default"/>
    <w:sig w:usb0="00000287" w:usb1="00000000" w:usb2="00000000" w:usb3="00000000" w:csb0="2000009F" w:csb1="00000000"/>
  </w:font>
  <w:font w:name="Tahoma">
    <w:panose1 w:val="020B0604030504040204"/>
    <w:charset w:val="00"/>
    <w:family w:val="decorative"/>
    <w:pitch w:val="default"/>
    <w:sig w:usb0="E1002EFF" w:usb1="C000605B" w:usb2="00000029" w:usb3="00000000" w:csb0="200101FF" w:csb1="20280000"/>
  </w:font>
  <w:font w:name="仿宋_GB2312">
    <w:altName w:val="仿宋"/>
    <w:panose1 w:val="02010609030101010101"/>
    <w:charset w:val="86"/>
    <w:family w:val="swiss"/>
    <w:pitch w:val="default"/>
    <w:sig w:usb0="00000000" w:usb1="00000000" w:usb2="00000010" w:usb3="00000000" w:csb0="00040000" w:csb1="00000000"/>
  </w:font>
  <w:font w:name="Courier New">
    <w:panose1 w:val="02070309020205020404"/>
    <w:charset w:val="00"/>
    <w:family w:val="swiss"/>
    <w:pitch w:val="default"/>
    <w:sig w:usb0="E0002AFF" w:usb1="C0007843" w:usb2="00000009" w:usb3="00000000" w:csb0="400001FF" w:csb1="FFFF0000"/>
  </w:font>
  <w:font w:name="楷体_GB2312">
    <w:altName w:val="楷体"/>
    <w:panose1 w:val="02010609030101010101"/>
    <w:charset w:val="86"/>
    <w:family w:val="swiss"/>
    <w:pitch w:val="default"/>
    <w:sig w:usb0="00000000" w:usb1="00000000" w:usb2="00000010" w:usb3="00000000" w:csb0="00040000" w:csb1="00000000"/>
  </w:font>
  <w:font w:name="微软雅黑">
    <w:panose1 w:val="020B0503020204020204"/>
    <w:charset w:val="86"/>
    <w:family w:val="decorative"/>
    <w:pitch w:val="default"/>
    <w:sig w:usb0="80000287" w:usb1="280F3C52" w:usb2="00000016" w:usb3="00000000" w:csb0="0004001F"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仿宋">
    <w:panose1 w:val="02010609060101010101"/>
    <w:charset w:val="86"/>
    <w:family w:val="swiss"/>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swiss"/>
    <w:pitch w:val="default"/>
    <w:sig w:usb0="800002BF" w:usb1="38CF7CFA" w:usb2="00000016" w:usb3="00000000" w:csb0="00040001" w:csb1="00000000"/>
  </w:font>
  <w:font w:name="Tahoma">
    <w:panose1 w:val="020B0604030504040204"/>
    <w:charset w:val="00"/>
    <w:family w:val="roman"/>
    <w:pitch w:val="default"/>
    <w:sig w:usb0="E1002EFF" w:usb1="C000605B" w:usb2="00000029" w:usb3="00000000" w:csb0="200101FF" w:csb1="20280000"/>
  </w:font>
  <w:font w:name="仿宋_GB2312">
    <w:altName w:val="仿宋"/>
    <w:panose1 w:val="02010609030101010101"/>
    <w:charset w:val="86"/>
    <w:family w:val="decorative"/>
    <w:pitch w:val="default"/>
    <w:sig w:usb0="00000000" w:usb1="00000000" w:usb2="00000010" w:usb3="00000000" w:csb0="00040000" w:csb1="00000000"/>
  </w:font>
  <w:font w:name="Courier New">
    <w:panose1 w:val="02070309020205020404"/>
    <w:charset w:val="00"/>
    <w:family w:val="decorative"/>
    <w:pitch w:val="default"/>
    <w:sig w:usb0="E0002AFF" w:usb1="C0007843" w:usb2="00000009" w:usb3="00000000" w:csb0="400001FF" w:csb1="FFFF0000"/>
  </w:font>
  <w:font w:name="楷体_GB2312">
    <w:altName w:val="楷体"/>
    <w:panose1 w:val="02010609030101010101"/>
    <w:charset w:val="86"/>
    <w:family w:val="decorative"/>
    <w:pitch w:val="default"/>
    <w:sig w:usb0="00000000" w:usb1="00000000" w:usb2="00000010" w:usb3="00000000" w:csb0="00040000" w:csb1="00000000"/>
  </w:font>
  <w:font w:name="微软雅黑">
    <w:panose1 w:val="020B0503020204020204"/>
    <w:charset w:val="86"/>
    <w:family w:val="roman"/>
    <w:pitch w:val="default"/>
    <w:sig w:usb0="80000287" w:usb1="280F3C52" w:usb2="00000016" w:usb3="00000000" w:csb0="0004001F" w:csb1="00000000"/>
  </w:font>
  <w:font w:name="仿宋">
    <w:panose1 w:val="02010609060101010101"/>
    <w:charset w:val="86"/>
    <w:family w:val="decorative"/>
    <w:pitch w:val="default"/>
    <w:sig w:usb0="800002BF" w:usb1="38CF7CFA" w:usb2="00000016" w:usb3="00000000" w:csb0="00040001" w:csb1="00000000"/>
  </w:font>
  <w:font w:name="楷体">
    <w:panose1 w:val="02010609060101010101"/>
    <w:charset w:val="86"/>
    <w:family w:val="decorative"/>
    <w:pitch w:val="default"/>
    <w:sig w:usb0="800002BF" w:usb1="38CF7CFA" w:usb2="00000016" w:usb3="00000000" w:csb0="00040001" w:csb1="00000000"/>
  </w:font>
  <w:font w:name="Tahoma">
    <w:panose1 w:val="020B0604030504040204"/>
    <w:charset w:val="00"/>
    <w:family w:val="modern"/>
    <w:pitch w:val="default"/>
    <w:sig w:usb0="E1002EFF" w:usb1="C000605B" w:usb2="00000029" w:usb3="00000000" w:csb0="200101FF" w:csb1="20280000"/>
  </w:font>
  <w:font w:name="仿宋_GB2312">
    <w:altName w:val="仿宋"/>
    <w:panose1 w:val="02010609030101010101"/>
    <w:charset w:val="86"/>
    <w:family w:val="roman"/>
    <w:pitch w:val="default"/>
    <w:sig w:usb0="00000000" w:usb1="00000000" w:usb2="00000010" w:usb3="00000000" w:csb0="00040000" w:csb1="00000000"/>
  </w:font>
  <w:font w:name="Courier New">
    <w:panose1 w:val="02070309020205020404"/>
    <w:charset w:val="00"/>
    <w:family w:val="roman"/>
    <w:pitch w:val="default"/>
    <w:sig w:usb0="E0002AFF" w:usb1="C0007843" w:usb2="00000009" w:usb3="00000000" w:csb0="400001FF" w:csb1="FFFF0000"/>
  </w:font>
  <w:font w:name="楷体_GB2312">
    <w:altName w:val="楷体"/>
    <w:panose1 w:val="02010609030101010101"/>
    <w:charset w:val="86"/>
    <w:family w:val="roman"/>
    <w:pitch w:val="default"/>
    <w:sig w:usb0="00000000" w:usb1="00000000" w:usb2="00000010" w:usb3="00000000" w:csb0="00040000" w:csb1="00000000"/>
  </w:font>
  <w:font w:name="微软雅黑">
    <w:panose1 w:val="020B0503020204020204"/>
    <w:charset w:val="86"/>
    <w:family w:val="modern"/>
    <w:pitch w:val="default"/>
    <w:sig w:usb0="80000287" w:usb1="280F3C52" w:usb2="00000016" w:usb3="00000000" w:csb0="0004001F" w:csb1="00000000"/>
  </w:font>
  <w:font w:name="仿宋">
    <w:panose1 w:val="02010609060101010101"/>
    <w:charset w:val="86"/>
    <w:family w:val="roman"/>
    <w:pitch w:val="default"/>
    <w:sig w:usb0="800002BF" w:usb1="38CF7CFA" w:usb2="00000016" w:usb3="00000000" w:csb0="00040001" w:csb1="00000000"/>
  </w:font>
  <w:font w:name="楷体">
    <w:panose1 w:val="02010609060101010101"/>
    <w:charset w:val="86"/>
    <w:family w:val="roma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eastAsia="宋体"/>
        <w:lang w:val="en-US" w:eastAsia="zh-CN"/>
      </w:rPr>
      <w:t xml:space="preserve">                                  </w:t>
    </w:r>
    <w:r>
      <w:rPr>
        <w:rFonts w:hint="eastAsia"/>
        <w:lang w:eastAsia="zh-CN"/>
      </w:rPr>
      <w:t>兼客兼职需求说明文档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42D1A3"/>
    <w:multiLevelType w:val="singleLevel"/>
    <w:tmpl w:val="5742D1A3"/>
    <w:lvl w:ilvl="0" w:tentative="0">
      <w:start w:val="1"/>
      <w:numFmt w:val="decimal"/>
      <w:lvlText w:val="%1."/>
      <w:lvlJc w:val="left"/>
      <w:pPr>
        <w:tabs>
          <w:tab w:val="left" w:pos="425"/>
        </w:tabs>
        <w:ind w:left="425" w:leftChars="0" w:hanging="425" w:firstLineChars="0"/>
      </w:pPr>
      <w:rPr>
        <w:rFonts w:hint="default"/>
      </w:rPr>
    </w:lvl>
  </w:abstractNum>
  <w:abstractNum w:abstractNumId="1">
    <w:nsid w:val="578886CD"/>
    <w:multiLevelType w:val="singleLevel"/>
    <w:tmpl w:val="578886CD"/>
    <w:lvl w:ilvl="0" w:tentative="0">
      <w:start w:val="1"/>
      <w:numFmt w:val="decimal"/>
      <w:lvlText w:val="%1."/>
      <w:lvlJc w:val="left"/>
      <w:pPr>
        <w:tabs>
          <w:tab w:val="left" w:pos="425"/>
        </w:tabs>
        <w:ind w:left="425" w:leftChars="0" w:hanging="425" w:firstLineChars="0"/>
      </w:pPr>
      <w:rPr>
        <w:rFonts w:hint="default"/>
      </w:rPr>
    </w:lvl>
  </w:abstractNum>
  <w:abstractNum w:abstractNumId="2">
    <w:nsid w:val="57889558"/>
    <w:multiLevelType w:val="singleLevel"/>
    <w:tmpl w:val="57889558"/>
    <w:lvl w:ilvl="0" w:tentative="0">
      <w:start w:val="1"/>
      <w:numFmt w:val="decimal"/>
      <w:lvlText w:val="%1."/>
      <w:lvlJc w:val="left"/>
      <w:pPr>
        <w:tabs>
          <w:tab w:val="left" w:pos="425"/>
        </w:tabs>
        <w:ind w:left="425" w:leftChars="0" w:hanging="425" w:firstLineChars="0"/>
      </w:pPr>
      <w:rPr>
        <w:rFonts w:hint="default"/>
      </w:rPr>
    </w:lvl>
  </w:abstractNum>
  <w:abstractNum w:abstractNumId="3">
    <w:nsid w:val="57889B36"/>
    <w:multiLevelType w:val="singleLevel"/>
    <w:tmpl w:val="57889B36"/>
    <w:lvl w:ilvl="0" w:tentative="0">
      <w:start w:val="1"/>
      <w:numFmt w:val="decimal"/>
      <w:lvlText w:val="%1."/>
      <w:lvlJc w:val="left"/>
      <w:pPr>
        <w:tabs>
          <w:tab w:val="left" w:pos="425"/>
        </w:tabs>
        <w:ind w:left="425" w:leftChars="0" w:hanging="425" w:firstLineChars="0"/>
      </w:pPr>
      <w:rPr>
        <w:rFonts w:hint="default"/>
      </w:rPr>
    </w:lvl>
  </w:abstractNum>
  <w:abstractNum w:abstractNumId="4">
    <w:nsid w:val="5788C8F6"/>
    <w:multiLevelType w:val="singleLevel"/>
    <w:tmpl w:val="5788C8F6"/>
    <w:lvl w:ilvl="0" w:tentative="0">
      <w:start w:val="1"/>
      <w:numFmt w:val="decimal"/>
      <w:lvlText w:val="%1."/>
      <w:lvlJc w:val="left"/>
      <w:pPr>
        <w:tabs>
          <w:tab w:val="left" w:pos="425"/>
        </w:tabs>
        <w:ind w:left="425" w:leftChars="0" w:hanging="425" w:firstLineChars="0"/>
      </w:pPr>
      <w:rPr>
        <w:rFonts w:hint="default"/>
      </w:rPr>
    </w:lvl>
  </w:abstractNum>
  <w:abstractNum w:abstractNumId="5">
    <w:nsid w:val="5788C91D"/>
    <w:multiLevelType w:val="singleLevel"/>
    <w:tmpl w:val="5788C91D"/>
    <w:lvl w:ilvl="0" w:tentative="0">
      <w:start w:val="1"/>
      <w:numFmt w:val="decimal"/>
      <w:lvlText w:val="%1."/>
      <w:lvlJc w:val="left"/>
      <w:pPr>
        <w:tabs>
          <w:tab w:val="left" w:pos="425"/>
        </w:tabs>
        <w:ind w:left="425" w:leftChars="0" w:hanging="425" w:firstLineChars="0"/>
      </w:pPr>
      <w:rPr>
        <w:rFonts w:hint="default"/>
      </w:rPr>
    </w:lvl>
  </w:abstractNum>
  <w:abstractNum w:abstractNumId="6">
    <w:nsid w:val="5788CB58"/>
    <w:multiLevelType w:val="singleLevel"/>
    <w:tmpl w:val="5788CB58"/>
    <w:lvl w:ilvl="0" w:tentative="0">
      <w:start w:val="1"/>
      <w:numFmt w:val="decimal"/>
      <w:lvlText w:val="%1."/>
      <w:lvlJc w:val="left"/>
      <w:pPr>
        <w:tabs>
          <w:tab w:val="left" w:pos="425"/>
        </w:tabs>
        <w:ind w:left="425" w:leftChars="0" w:hanging="425" w:firstLineChars="0"/>
      </w:pPr>
      <w:rPr>
        <w:rFonts w:hint="default"/>
      </w:rPr>
    </w:lvl>
  </w:abstractNum>
  <w:abstractNum w:abstractNumId="7">
    <w:nsid w:val="5788CB7C"/>
    <w:multiLevelType w:val="singleLevel"/>
    <w:tmpl w:val="5788CB7C"/>
    <w:lvl w:ilvl="0" w:tentative="0">
      <w:start w:val="1"/>
      <w:numFmt w:val="decimal"/>
      <w:lvlText w:val="%1."/>
      <w:lvlJc w:val="left"/>
      <w:pPr>
        <w:tabs>
          <w:tab w:val="left" w:pos="425"/>
        </w:tabs>
        <w:ind w:left="425" w:leftChars="0" w:hanging="425" w:firstLineChars="0"/>
      </w:pPr>
      <w:rPr>
        <w:rFonts w:hint="default"/>
      </w:rPr>
    </w:lvl>
  </w:abstractNum>
  <w:abstractNum w:abstractNumId="8">
    <w:nsid w:val="578C9FAC"/>
    <w:multiLevelType w:val="singleLevel"/>
    <w:tmpl w:val="578C9FAC"/>
    <w:lvl w:ilvl="0" w:tentative="0">
      <w:start w:val="1"/>
      <w:numFmt w:val="decimal"/>
      <w:lvlText w:val="%1."/>
      <w:lvlJc w:val="left"/>
      <w:pPr>
        <w:tabs>
          <w:tab w:val="left" w:pos="425"/>
        </w:tabs>
        <w:ind w:left="425" w:leftChars="0" w:hanging="425" w:firstLineChars="0"/>
      </w:pPr>
      <w:rPr>
        <w:rFonts w:hint="default"/>
      </w:rPr>
    </w:lvl>
  </w:abstractNum>
  <w:abstractNum w:abstractNumId="9">
    <w:nsid w:val="578C9FF5"/>
    <w:multiLevelType w:val="singleLevel"/>
    <w:tmpl w:val="578C9FF5"/>
    <w:lvl w:ilvl="0" w:tentative="0">
      <w:start w:val="1"/>
      <w:numFmt w:val="decimal"/>
      <w:lvlText w:val="%1."/>
      <w:lvlJc w:val="left"/>
      <w:pPr>
        <w:tabs>
          <w:tab w:val="left" w:pos="425"/>
        </w:tabs>
        <w:ind w:left="425" w:leftChars="0" w:hanging="425" w:firstLineChars="0"/>
      </w:pPr>
      <w:rPr>
        <w:rFonts w:hint="default"/>
      </w:rPr>
    </w:lvl>
  </w:abstractNum>
  <w:abstractNum w:abstractNumId="10">
    <w:nsid w:val="578D874C"/>
    <w:multiLevelType w:val="singleLevel"/>
    <w:tmpl w:val="578D874C"/>
    <w:lvl w:ilvl="0" w:tentative="0">
      <w:start w:val="1"/>
      <w:numFmt w:val="decimal"/>
      <w:lvlText w:val="%1."/>
      <w:lvlJc w:val="left"/>
      <w:pPr>
        <w:tabs>
          <w:tab w:val="left" w:pos="425"/>
        </w:tabs>
        <w:ind w:left="425" w:leftChars="0" w:hanging="425" w:firstLineChars="0"/>
      </w:pPr>
      <w:rPr>
        <w:rFonts w:hint="default"/>
      </w:rPr>
    </w:lvl>
  </w:abstractNum>
  <w:abstractNum w:abstractNumId="11">
    <w:nsid w:val="578D8A12"/>
    <w:multiLevelType w:val="singleLevel"/>
    <w:tmpl w:val="578D8A12"/>
    <w:lvl w:ilvl="0" w:tentative="0">
      <w:start w:val="1"/>
      <w:numFmt w:val="decimal"/>
      <w:lvlText w:val="%1."/>
      <w:lvlJc w:val="left"/>
      <w:pPr>
        <w:tabs>
          <w:tab w:val="left" w:pos="425"/>
        </w:tabs>
        <w:ind w:left="425" w:leftChars="0" w:hanging="425" w:firstLineChars="0"/>
      </w:pPr>
      <w:rPr>
        <w:rFonts w:hint="default"/>
      </w:rPr>
    </w:lvl>
  </w:abstractNum>
  <w:abstractNum w:abstractNumId="12">
    <w:nsid w:val="578EF77B"/>
    <w:multiLevelType w:val="singleLevel"/>
    <w:tmpl w:val="578EF77B"/>
    <w:lvl w:ilvl="0" w:tentative="0">
      <w:start w:val="1"/>
      <w:numFmt w:val="decimal"/>
      <w:lvlText w:val="%1."/>
      <w:lvlJc w:val="left"/>
      <w:pPr>
        <w:tabs>
          <w:tab w:val="left" w:pos="425"/>
        </w:tabs>
        <w:ind w:left="425" w:leftChars="0" w:hanging="425" w:firstLineChars="0"/>
      </w:pPr>
      <w:rPr>
        <w:rFonts w:hint="default"/>
      </w:rPr>
    </w:lvl>
  </w:abstractNum>
  <w:abstractNum w:abstractNumId="13">
    <w:nsid w:val="611D5B06"/>
    <w:multiLevelType w:val="multilevel"/>
    <w:tmpl w:val="611D5B06"/>
    <w:lvl w:ilvl="0" w:tentative="0">
      <w:start w:val="1"/>
      <w:numFmt w:val="chineseCountingThousand"/>
      <w:pStyle w:val="2"/>
      <w:lvlText w:val="%1、"/>
      <w:lvlJc w:val="left"/>
      <w:pPr>
        <w:tabs>
          <w:tab w:val="left" w:pos="0"/>
        </w:tabs>
        <w:ind w:left="0" w:firstLine="0"/>
      </w:pPr>
      <w:rPr>
        <w:rFonts w:hint="eastAsia"/>
      </w:rPr>
    </w:lvl>
    <w:lvl w:ilvl="1" w:tentative="0">
      <w:start w:val="1"/>
      <w:numFmt w:val="decimal"/>
      <w:pStyle w:val="3"/>
      <w:lvlText w:val="%2、"/>
      <w:lvlJc w:val="left"/>
      <w:pPr>
        <w:tabs>
          <w:tab w:val="left" w:pos="0"/>
        </w:tabs>
        <w:ind w:left="0" w:firstLine="0"/>
      </w:pPr>
      <w:rPr>
        <w:rFonts w:hint="default"/>
        <w:sz w:val="28"/>
        <w:szCs w:val="28"/>
      </w:rPr>
    </w:lvl>
    <w:lvl w:ilvl="2" w:tentative="0">
      <w:start w:val="1"/>
      <w:numFmt w:val="decimal"/>
      <w:suff w:val="nothing"/>
      <w:lvlText w:val="%2.%3 "/>
      <w:lvlJc w:val="left"/>
      <w:pPr>
        <w:ind w:left="0" w:firstLine="0"/>
      </w:pPr>
      <w:rPr>
        <w:rFonts w:hint="eastAsia"/>
      </w:rPr>
    </w:lvl>
    <w:lvl w:ilvl="3" w:tentative="0">
      <w:start w:val="1"/>
      <w:numFmt w:val="decimal"/>
      <w:pStyle w:val="4"/>
      <w:suff w:val="nothing"/>
      <w:lvlText w:val="%2.%3.%4 "/>
      <w:lvlJc w:val="left"/>
      <w:pPr>
        <w:ind w:left="0" w:firstLine="0"/>
      </w:pPr>
      <w:rPr>
        <w:rFonts w:hint="eastAsia"/>
      </w:rPr>
    </w:lvl>
    <w:lvl w:ilvl="4" w:tentative="0">
      <w:start w:val="1"/>
      <w:numFmt w:val="decimal"/>
      <w:suff w:val="nothing"/>
      <w:lvlText w:val="%1.%2.%3.%4.%5 "/>
      <w:lvlJc w:val="left"/>
      <w:pPr>
        <w:ind w:left="0" w:firstLine="0"/>
      </w:pPr>
      <w:rPr>
        <w:rFonts w:hint="eastAsia"/>
      </w:rPr>
    </w:lvl>
    <w:lvl w:ilvl="5" w:tentative="0">
      <w:start w:val="1"/>
      <w:numFmt w:val="decimal"/>
      <w:suff w:val="nothing"/>
      <w:lvlText w:val="%1.%2.%3.%4.%5.%6 "/>
      <w:lvlJc w:val="left"/>
      <w:pPr>
        <w:ind w:left="0" w:firstLine="0"/>
      </w:pPr>
      <w:rPr>
        <w:rFonts w:hint="eastAsia"/>
      </w:rPr>
    </w:lvl>
    <w:lvl w:ilvl="6" w:tentative="0">
      <w:start w:val="1"/>
      <w:numFmt w:val="decimal"/>
      <w:suff w:val="nothing"/>
      <w:lvlText w:val="%1.%2.%3.%4.%5.%6.%7 "/>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num w:numId="1">
    <w:abstractNumId w:val="13"/>
  </w:num>
  <w:num w:numId="2">
    <w:abstractNumId w:val="2"/>
  </w:num>
  <w:num w:numId="3">
    <w:abstractNumId w:val="11"/>
  </w:num>
  <w:num w:numId="4">
    <w:abstractNumId w:val="1"/>
  </w:num>
  <w:num w:numId="5">
    <w:abstractNumId w:val="4"/>
  </w:num>
  <w:num w:numId="6">
    <w:abstractNumId w:val="5"/>
  </w:num>
  <w:num w:numId="7">
    <w:abstractNumId w:val="9"/>
  </w:num>
  <w:num w:numId="8">
    <w:abstractNumId w:val="6"/>
  </w:num>
  <w:num w:numId="9">
    <w:abstractNumId w:val="10"/>
  </w:num>
  <w:num w:numId="10">
    <w:abstractNumId w:val="8"/>
  </w:num>
  <w:num w:numId="11">
    <w:abstractNumId w:val="12"/>
  </w:num>
  <w:num w:numId="12">
    <w:abstractNumId w:val="7"/>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5467F3"/>
    <w:rsid w:val="008909B8"/>
    <w:rsid w:val="009A2A35"/>
    <w:rsid w:val="00A90B15"/>
    <w:rsid w:val="00AD4CA8"/>
    <w:rsid w:val="011F7565"/>
    <w:rsid w:val="0123016A"/>
    <w:rsid w:val="012B0DF9"/>
    <w:rsid w:val="016F05E9"/>
    <w:rsid w:val="01CB2F01"/>
    <w:rsid w:val="01D3250C"/>
    <w:rsid w:val="01D41FDA"/>
    <w:rsid w:val="01E6152D"/>
    <w:rsid w:val="03560F71"/>
    <w:rsid w:val="03724537"/>
    <w:rsid w:val="03E64102"/>
    <w:rsid w:val="04232EE6"/>
    <w:rsid w:val="043B4AFE"/>
    <w:rsid w:val="046B474E"/>
    <w:rsid w:val="04C234CB"/>
    <w:rsid w:val="05781409"/>
    <w:rsid w:val="067937A8"/>
    <w:rsid w:val="06B32659"/>
    <w:rsid w:val="06C059EF"/>
    <w:rsid w:val="0716432D"/>
    <w:rsid w:val="07575FEC"/>
    <w:rsid w:val="07633693"/>
    <w:rsid w:val="07B06AC4"/>
    <w:rsid w:val="07E33C86"/>
    <w:rsid w:val="08C03262"/>
    <w:rsid w:val="08F12939"/>
    <w:rsid w:val="0904553F"/>
    <w:rsid w:val="0911525F"/>
    <w:rsid w:val="09210F0A"/>
    <w:rsid w:val="092D5BB2"/>
    <w:rsid w:val="094A20CE"/>
    <w:rsid w:val="099D3D97"/>
    <w:rsid w:val="0A316B49"/>
    <w:rsid w:val="0A7B2440"/>
    <w:rsid w:val="0A9D5C9B"/>
    <w:rsid w:val="0AFA0790"/>
    <w:rsid w:val="0C730CAE"/>
    <w:rsid w:val="0CCF01C0"/>
    <w:rsid w:val="0D2A0A24"/>
    <w:rsid w:val="0D86333C"/>
    <w:rsid w:val="0E2C097C"/>
    <w:rsid w:val="0E54720D"/>
    <w:rsid w:val="0ED82C11"/>
    <w:rsid w:val="0F244062"/>
    <w:rsid w:val="0F4E652C"/>
    <w:rsid w:val="0F821E7D"/>
    <w:rsid w:val="0FE75425"/>
    <w:rsid w:val="0FFB65AF"/>
    <w:rsid w:val="10035DB2"/>
    <w:rsid w:val="101626F1"/>
    <w:rsid w:val="10260B12"/>
    <w:rsid w:val="10523F56"/>
    <w:rsid w:val="10B05EFE"/>
    <w:rsid w:val="10CF7921"/>
    <w:rsid w:val="10F555E2"/>
    <w:rsid w:val="10F90765"/>
    <w:rsid w:val="118D28CE"/>
    <w:rsid w:val="11DE5560"/>
    <w:rsid w:val="12252451"/>
    <w:rsid w:val="130F58D2"/>
    <w:rsid w:val="13AF5922"/>
    <w:rsid w:val="13D72804"/>
    <w:rsid w:val="13F413C8"/>
    <w:rsid w:val="142B7D49"/>
    <w:rsid w:val="143F24E9"/>
    <w:rsid w:val="145923F1"/>
    <w:rsid w:val="157D6CD0"/>
    <w:rsid w:val="15960C7B"/>
    <w:rsid w:val="180D3B06"/>
    <w:rsid w:val="188F7558"/>
    <w:rsid w:val="18A474FD"/>
    <w:rsid w:val="18F60201"/>
    <w:rsid w:val="19037516"/>
    <w:rsid w:val="19347369"/>
    <w:rsid w:val="19EF6BB7"/>
    <w:rsid w:val="1A0047A7"/>
    <w:rsid w:val="1A30124C"/>
    <w:rsid w:val="1A570C66"/>
    <w:rsid w:val="1A7309F2"/>
    <w:rsid w:val="1B4119B3"/>
    <w:rsid w:val="1B4F0BD7"/>
    <w:rsid w:val="1C307C2C"/>
    <w:rsid w:val="1C8F7A94"/>
    <w:rsid w:val="1CB0554B"/>
    <w:rsid w:val="1CF40D7E"/>
    <w:rsid w:val="1D404F1C"/>
    <w:rsid w:val="1DAA72BB"/>
    <w:rsid w:val="1E495B3F"/>
    <w:rsid w:val="1E4A7296"/>
    <w:rsid w:val="1E782E0B"/>
    <w:rsid w:val="1E88544E"/>
    <w:rsid w:val="1EBA225D"/>
    <w:rsid w:val="1EE03AB4"/>
    <w:rsid w:val="1EE9663D"/>
    <w:rsid w:val="1F236856"/>
    <w:rsid w:val="1F9F2476"/>
    <w:rsid w:val="1FDE39D7"/>
    <w:rsid w:val="20546E99"/>
    <w:rsid w:val="2153014D"/>
    <w:rsid w:val="21C24E71"/>
    <w:rsid w:val="223076A3"/>
    <w:rsid w:val="223D0F38"/>
    <w:rsid w:val="23816A21"/>
    <w:rsid w:val="246918CD"/>
    <w:rsid w:val="24A36F0C"/>
    <w:rsid w:val="24A77B85"/>
    <w:rsid w:val="24B8164C"/>
    <w:rsid w:val="261D6994"/>
    <w:rsid w:val="269E01E7"/>
    <w:rsid w:val="26F853FE"/>
    <w:rsid w:val="28EF7C63"/>
    <w:rsid w:val="28FD484F"/>
    <w:rsid w:val="29053E59"/>
    <w:rsid w:val="292D1373"/>
    <w:rsid w:val="295832AC"/>
    <w:rsid w:val="296B08E4"/>
    <w:rsid w:val="29BB2683"/>
    <w:rsid w:val="2A012DF7"/>
    <w:rsid w:val="2AF318F4"/>
    <w:rsid w:val="2B612917"/>
    <w:rsid w:val="2B843041"/>
    <w:rsid w:val="2BBA5C4E"/>
    <w:rsid w:val="2BCA5C66"/>
    <w:rsid w:val="2BEC169E"/>
    <w:rsid w:val="2C26020C"/>
    <w:rsid w:val="2C417312"/>
    <w:rsid w:val="2CA455C9"/>
    <w:rsid w:val="2CE9283B"/>
    <w:rsid w:val="2D2C202A"/>
    <w:rsid w:val="2D541EEA"/>
    <w:rsid w:val="2DEB1164"/>
    <w:rsid w:val="2E10009F"/>
    <w:rsid w:val="2E393461"/>
    <w:rsid w:val="2E396CE5"/>
    <w:rsid w:val="2E7546EF"/>
    <w:rsid w:val="2EA42B11"/>
    <w:rsid w:val="2EF53F8A"/>
    <w:rsid w:val="2F0F4AD3"/>
    <w:rsid w:val="2F3345BD"/>
    <w:rsid w:val="303F3BB7"/>
    <w:rsid w:val="309032BD"/>
    <w:rsid w:val="30E126EC"/>
    <w:rsid w:val="31144E94"/>
    <w:rsid w:val="312D7FBC"/>
    <w:rsid w:val="3201709B"/>
    <w:rsid w:val="326E63CA"/>
    <w:rsid w:val="32A852AA"/>
    <w:rsid w:val="32D75DF9"/>
    <w:rsid w:val="33356193"/>
    <w:rsid w:val="33735C77"/>
    <w:rsid w:val="33742285"/>
    <w:rsid w:val="33C024F3"/>
    <w:rsid w:val="33C47230"/>
    <w:rsid w:val="34153282"/>
    <w:rsid w:val="345E497B"/>
    <w:rsid w:val="346F4C16"/>
    <w:rsid w:val="34ED5C9C"/>
    <w:rsid w:val="352C2A4A"/>
    <w:rsid w:val="35E836B2"/>
    <w:rsid w:val="35F16BB1"/>
    <w:rsid w:val="36C27A98"/>
    <w:rsid w:val="373E2490"/>
    <w:rsid w:val="381048ED"/>
    <w:rsid w:val="385122F2"/>
    <w:rsid w:val="38811B39"/>
    <w:rsid w:val="39992888"/>
    <w:rsid w:val="39F9586F"/>
    <w:rsid w:val="39FE3F40"/>
    <w:rsid w:val="3A415332"/>
    <w:rsid w:val="3A4E4336"/>
    <w:rsid w:val="3AAF5655"/>
    <w:rsid w:val="3B0527E0"/>
    <w:rsid w:val="3B800FEE"/>
    <w:rsid w:val="3BC12911"/>
    <w:rsid w:val="3C14299D"/>
    <w:rsid w:val="3C697494"/>
    <w:rsid w:val="3CDE36EB"/>
    <w:rsid w:val="3CE2566C"/>
    <w:rsid w:val="3DB939D6"/>
    <w:rsid w:val="3DC31577"/>
    <w:rsid w:val="3E5B195E"/>
    <w:rsid w:val="3ED328A1"/>
    <w:rsid w:val="3F584CF9"/>
    <w:rsid w:val="3F5B382F"/>
    <w:rsid w:val="3F815822"/>
    <w:rsid w:val="3F852345"/>
    <w:rsid w:val="3FA92CCF"/>
    <w:rsid w:val="3FAB6D01"/>
    <w:rsid w:val="406861BB"/>
    <w:rsid w:val="408753EB"/>
    <w:rsid w:val="40962182"/>
    <w:rsid w:val="40BB4940"/>
    <w:rsid w:val="40BC23C2"/>
    <w:rsid w:val="414F4ADE"/>
    <w:rsid w:val="422954B3"/>
    <w:rsid w:val="42C102CC"/>
    <w:rsid w:val="43365054"/>
    <w:rsid w:val="43BB74AB"/>
    <w:rsid w:val="446951F1"/>
    <w:rsid w:val="44CD2F7A"/>
    <w:rsid w:val="44D41C69"/>
    <w:rsid w:val="45C00E7A"/>
    <w:rsid w:val="45CB0B23"/>
    <w:rsid w:val="461B3B13"/>
    <w:rsid w:val="46E10B07"/>
    <w:rsid w:val="471C2FE1"/>
    <w:rsid w:val="4730365B"/>
    <w:rsid w:val="47800E55"/>
    <w:rsid w:val="47A47D96"/>
    <w:rsid w:val="48CD0C94"/>
    <w:rsid w:val="496A1C80"/>
    <w:rsid w:val="499A49CE"/>
    <w:rsid w:val="49B123F5"/>
    <w:rsid w:val="4A9D0D79"/>
    <w:rsid w:val="4B082FA5"/>
    <w:rsid w:val="4B863275"/>
    <w:rsid w:val="4B9F3E1E"/>
    <w:rsid w:val="4C576B98"/>
    <w:rsid w:val="4C587962"/>
    <w:rsid w:val="4C5D2508"/>
    <w:rsid w:val="4CE11544"/>
    <w:rsid w:val="4D547FED"/>
    <w:rsid w:val="4D5E2B27"/>
    <w:rsid w:val="4D675D53"/>
    <w:rsid w:val="4DBC6717"/>
    <w:rsid w:val="4DD70990"/>
    <w:rsid w:val="4E05458D"/>
    <w:rsid w:val="4E2373C0"/>
    <w:rsid w:val="4E8029C4"/>
    <w:rsid w:val="4F6B5159"/>
    <w:rsid w:val="4FEB4539"/>
    <w:rsid w:val="5056253E"/>
    <w:rsid w:val="50AB6F44"/>
    <w:rsid w:val="51A86EEB"/>
    <w:rsid w:val="52611774"/>
    <w:rsid w:val="528B1221"/>
    <w:rsid w:val="53117559"/>
    <w:rsid w:val="54141D37"/>
    <w:rsid w:val="548C426F"/>
    <w:rsid w:val="55944DB0"/>
    <w:rsid w:val="55B6240E"/>
    <w:rsid w:val="565250AC"/>
    <w:rsid w:val="568C3F8D"/>
    <w:rsid w:val="56C553EB"/>
    <w:rsid w:val="583A39B9"/>
    <w:rsid w:val="58427DDB"/>
    <w:rsid w:val="592C57DA"/>
    <w:rsid w:val="599B5C81"/>
    <w:rsid w:val="59BD1846"/>
    <w:rsid w:val="5A0E034B"/>
    <w:rsid w:val="5AAA72D0"/>
    <w:rsid w:val="5B761E9C"/>
    <w:rsid w:val="5C236F9C"/>
    <w:rsid w:val="5C3C0960"/>
    <w:rsid w:val="5C9527EC"/>
    <w:rsid w:val="5CE57AF4"/>
    <w:rsid w:val="5D122F42"/>
    <w:rsid w:val="5D3658DF"/>
    <w:rsid w:val="5D41498A"/>
    <w:rsid w:val="5DF222EA"/>
    <w:rsid w:val="5E0D665D"/>
    <w:rsid w:val="5E7C5660"/>
    <w:rsid w:val="5E996241"/>
    <w:rsid w:val="5E9A08AA"/>
    <w:rsid w:val="5EC01983"/>
    <w:rsid w:val="5F2C3231"/>
    <w:rsid w:val="5F2C6AD6"/>
    <w:rsid w:val="5FB41394"/>
    <w:rsid w:val="5FF32FFA"/>
    <w:rsid w:val="5FFA4ED4"/>
    <w:rsid w:val="607B63D6"/>
    <w:rsid w:val="60AC718A"/>
    <w:rsid w:val="6170126D"/>
    <w:rsid w:val="6171618A"/>
    <w:rsid w:val="61BD5AE9"/>
    <w:rsid w:val="62402642"/>
    <w:rsid w:val="62CF16DE"/>
    <w:rsid w:val="632901CE"/>
    <w:rsid w:val="632A3AC1"/>
    <w:rsid w:val="63D15F4C"/>
    <w:rsid w:val="63F1292C"/>
    <w:rsid w:val="63FB6398"/>
    <w:rsid w:val="64B44DE4"/>
    <w:rsid w:val="64C45DE1"/>
    <w:rsid w:val="654650B5"/>
    <w:rsid w:val="65A75B69"/>
    <w:rsid w:val="65B35E51"/>
    <w:rsid w:val="664F5567"/>
    <w:rsid w:val="66544301"/>
    <w:rsid w:val="66D435C2"/>
    <w:rsid w:val="66D72C4D"/>
    <w:rsid w:val="670F2D2D"/>
    <w:rsid w:val="67371FE2"/>
    <w:rsid w:val="67BB6226"/>
    <w:rsid w:val="67C11F46"/>
    <w:rsid w:val="684031AE"/>
    <w:rsid w:val="686B38D7"/>
    <w:rsid w:val="6883461F"/>
    <w:rsid w:val="693F23E4"/>
    <w:rsid w:val="696638FC"/>
    <w:rsid w:val="699B4CCF"/>
    <w:rsid w:val="6A8D24BC"/>
    <w:rsid w:val="6B3A3476"/>
    <w:rsid w:val="6BF5162B"/>
    <w:rsid w:val="6D1C7E8F"/>
    <w:rsid w:val="6D6B58E0"/>
    <w:rsid w:val="6DBE449A"/>
    <w:rsid w:val="6E514D05"/>
    <w:rsid w:val="6E73743B"/>
    <w:rsid w:val="6EA36CF2"/>
    <w:rsid w:val="6ECD4657"/>
    <w:rsid w:val="6EE545CD"/>
    <w:rsid w:val="6FC85B74"/>
    <w:rsid w:val="6FDC3946"/>
    <w:rsid w:val="6FF143B3"/>
    <w:rsid w:val="70500F50"/>
    <w:rsid w:val="705467F3"/>
    <w:rsid w:val="706978FC"/>
    <w:rsid w:val="70974335"/>
    <w:rsid w:val="70AD3868"/>
    <w:rsid w:val="71340DDD"/>
    <w:rsid w:val="719E6674"/>
    <w:rsid w:val="71C77838"/>
    <w:rsid w:val="72004E62"/>
    <w:rsid w:val="721E31D9"/>
    <w:rsid w:val="72611747"/>
    <w:rsid w:val="72C564A0"/>
    <w:rsid w:val="73586776"/>
    <w:rsid w:val="735E4456"/>
    <w:rsid w:val="743608B6"/>
    <w:rsid w:val="74E57755"/>
    <w:rsid w:val="754A4D6E"/>
    <w:rsid w:val="75C8104D"/>
    <w:rsid w:val="75CA0CCD"/>
    <w:rsid w:val="77276A0B"/>
    <w:rsid w:val="774352C0"/>
    <w:rsid w:val="779A0F48"/>
    <w:rsid w:val="78326893"/>
    <w:rsid w:val="785E3166"/>
    <w:rsid w:val="7877524C"/>
    <w:rsid w:val="78A06277"/>
    <w:rsid w:val="79034C41"/>
    <w:rsid w:val="79291653"/>
    <w:rsid w:val="797265CF"/>
    <w:rsid w:val="799F4B15"/>
    <w:rsid w:val="79D2406A"/>
    <w:rsid w:val="7A8B129B"/>
    <w:rsid w:val="7AC77DFB"/>
    <w:rsid w:val="7ADD5821"/>
    <w:rsid w:val="7C7F29C6"/>
    <w:rsid w:val="7C8810E0"/>
    <w:rsid w:val="7D3127F3"/>
    <w:rsid w:val="7DD2457A"/>
    <w:rsid w:val="7E3C05AB"/>
    <w:rsid w:val="7E3F1414"/>
    <w:rsid w:val="7EB4453D"/>
    <w:rsid w:val="7F32753D"/>
    <w:rsid w:val="7FA26D74"/>
    <w:rsid w:val="7FBF64D7"/>
    <w:rsid w:val="7FD4084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0"/>
    <w:pPr>
      <w:keepNext/>
      <w:keepLines/>
      <w:numPr>
        <w:ilvl w:val="0"/>
        <w:numId w:val="1"/>
      </w:numPr>
      <w:spacing w:before="100" w:beforeAutospacing="1" w:after="100" w:afterAutospacing="1" w:line="480" w:lineRule="auto"/>
      <w:jc w:val="left"/>
      <w:outlineLvl w:val="0"/>
    </w:pPr>
    <w:rPr>
      <w:b/>
      <w:bCs/>
      <w:kern w:val="44"/>
      <w:sz w:val="32"/>
      <w:szCs w:val="44"/>
    </w:rPr>
  </w:style>
  <w:style w:type="paragraph" w:styleId="3">
    <w:name w:val="heading 2"/>
    <w:basedOn w:val="1"/>
    <w:next w:val="1"/>
    <w:unhideWhenUsed/>
    <w:qFormat/>
    <w:uiPriority w:val="0"/>
    <w:pPr>
      <w:keepNext/>
      <w:keepLines/>
      <w:numPr>
        <w:ilvl w:val="1"/>
        <w:numId w:val="1"/>
      </w:numPr>
      <w:spacing w:before="100" w:beforeAutospacing="1" w:after="100" w:afterAutospacing="1"/>
      <w:outlineLvl w:val="1"/>
    </w:pPr>
    <w:rPr>
      <w:rFonts w:ascii="Arial" w:hAnsi="Arial"/>
      <w:b/>
      <w:bCs/>
      <w:sz w:val="28"/>
      <w:szCs w:val="32"/>
    </w:rPr>
  </w:style>
  <w:style w:type="paragraph" w:styleId="4">
    <w:name w:val="heading 4"/>
    <w:basedOn w:val="1"/>
    <w:next w:val="1"/>
    <w:unhideWhenUsed/>
    <w:qFormat/>
    <w:uiPriority w:val="0"/>
    <w:pPr>
      <w:keepNext/>
      <w:numPr>
        <w:ilvl w:val="3"/>
        <w:numId w:val="1"/>
      </w:numPr>
      <w:spacing w:before="100" w:beforeAutospacing="1" w:after="100" w:afterAutospacing="1"/>
      <w:outlineLvl w:val="3"/>
    </w:pPr>
    <w:rPr>
      <w:b/>
      <w:bCs/>
      <w:sz w:val="24"/>
      <w:szCs w:val="28"/>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annotation text"/>
    <w:basedOn w:val="1"/>
    <w:qFormat/>
    <w:uiPriority w:val="0"/>
    <w:pPr>
      <w:jc w:val="left"/>
    </w:pPr>
  </w:style>
  <w:style w:type="paragraph" w:styleId="7">
    <w:name w:val="toc 5"/>
    <w:basedOn w:val="1"/>
    <w:next w:val="1"/>
    <w:qFormat/>
    <w:uiPriority w:val="0"/>
    <w:pPr>
      <w:ind w:left="1680" w:leftChars="800"/>
    </w:pPr>
  </w:style>
  <w:style w:type="paragraph" w:styleId="8">
    <w:name w:val="toc 3"/>
    <w:basedOn w:val="1"/>
    <w:next w:val="1"/>
    <w:qFormat/>
    <w:uiPriority w:val="0"/>
    <w:pPr>
      <w:ind w:left="840" w:leftChars="400"/>
    </w:pPr>
  </w:style>
  <w:style w:type="paragraph" w:styleId="9">
    <w:name w:val="toc 8"/>
    <w:basedOn w:val="1"/>
    <w:next w:val="1"/>
    <w:qFormat/>
    <w:uiPriority w:val="0"/>
    <w:pPr>
      <w:ind w:left="2940" w:leftChars="1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Subtitle"/>
    <w:basedOn w:val="1"/>
    <w:next w:val="1"/>
    <w:qFormat/>
    <w:uiPriority w:val="0"/>
    <w:pPr>
      <w:keepNext w:val="0"/>
      <w:keepLines w:val="0"/>
      <w:widowControl w:val="0"/>
      <w:suppressLineNumbers w:val="0"/>
      <w:spacing w:before="240" w:beforeAutospacing="0" w:after="60" w:afterAutospacing="0" w:line="312" w:lineRule="auto"/>
      <w:ind w:left="0" w:right="0"/>
      <w:jc w:val="center"/>
      <w:outlineLvl w:val="1"/>
    </w:pPr>
    <w:rPr>
      <w:rFonts w:hint="default" w:ascii="Cambria" w:hAnsi="Cambria" w:eastAsia="宋体" w:cs="Times New Roman"/>
      <w:b/>
      <w:kern w:val="28"/>
      <w:sz w:val="32"/>
      <w:szCs w:val="32"/>
      <w:lang w:val="en-US" w:eastAsia="zh-CN" w:bidi="ar-SA"/>
    </w:rPr>
  </w:style>
  <w:style w:type="paragraph" w:styleId="15">
    <w:name w:val="toc 6"/>
    <w:basedOn w:val="1"/>
    <w:next w:val="1"/>
    <w:qFormat/>
    <w:uiPriority w:val="0"/>
    <w:pPr>
      <w:ind w:left="2100" w:leftChars="1000"/>
    </w:pPr>
  </w:style>
  <w:style w:type="paragraph" w:styleId="16">
    <w:name w:val="toc 2"/>
    <w:basedOn w:val="1"/>
    <w:next w:val="1"/>
    <w:qFormat/>
    <w:uiPriority w:val="0"/>
    <w:pPr>
      <w:ind w:left="420" w:leftChars="200"/>
    </w:pPr>
  </w:style>
  <w:style w:type="paragraph" w:styleId="17">
    <w:name w:val="toc 9"/>
    <w:basedOn w:val="1"/>
    <w:next w:val="1"/>
    <w:qFormat/>
    <w:uiPriority w:val="0"/>
    <w:pPr>
      <w:ind w:left="3360" w:leftChars="1600"/>
    </w:pPr>
  </w:style>
  <w:style w:type="character" w:styleId="19">
    <w:name w:val="Hyperlink"/>
    <w:qFormat/>
    <w:uiPriority w:val="0"/>
    <w:rPr>
      <w:color w:val="0000FF"/>
      <w:u w:val="single"/>
    </w:rPr>
  </w:style>
  <w:style w:type="character" w:styleId="20">
    <w:name w:val="annotation reference"/>
    <w:qFormat/>
    <w:uiPriority w:val="0"/>
    <w:rPr>
      <w:sz w:val="21"/>
      <w:szCs w:val="21"/>
    </w:rPr>
  </w:style>
  <w:style w:type="paragraph" w:customStyle="1" w:styleId="22">
    <w:name w:val="列出段落1"/>
    <w:basedOn w:val="1"/>
    <w:qFormat/>
    <w:uiPriority w:val="34"/>
    <w:pPr>
      <w:ind w:firstLine="420" w:firstLineChars="200"/>
    </w:pPr>
    <w:rPr>
      <w:szCs w:val="24"/>
    </w:rPr>
  </w:style>
  <w:style w:type="paragraph" w:customStyle="1" w:styleId="2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2016-03-26T09:22:00Z</dcterms:created>
  <dc:creator>Administrator</dc:creator>
  <cp:lastModifiedBy>Administrator</cp:lastModifiedBy>
  <dcterms:modified xsi:type="dcterms:W3CDTF">2016-07-30T09:41:15Z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